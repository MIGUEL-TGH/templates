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59AD" w14:textId="77777777" w:rsidR="00EF0426" w:rsidRPr="00761518" w:rsidRDefault="00EF0426">
      <w:pPr>
        <w:pStyle w:val="Textoindependiente"/>
        <w:rPr>
          <w:rFonts w:ascii="Times New Roman"/>
          <w:sz w:val="20"/>
          <w:lang w:val="es-MX"/>
        </w:rPr>
      </w:pPr>
    </w:p>
    <w:p w14:paraId="1A152C79" w14:textId="77777777" w:rsidR="00EF0426" w:rsidRPr="00D41945" w:rsidRDefault="008F73EB">
      <w:pPr>
        <w:spacing w:before="89"/>
        <w:ind w:left="4318" w:right="4317"/>
        <w:jc w:val="center"/>
        <w:rPr>
          <w:rFonts w:ascii="Arial"/>
          <w:b/>
          <w:sz w:val="28"/>
          <w:lang w:val="es-MX"/>
        </w:rPr>
      </w:pPr>
      <w:r w:rsidRPr="00D41945">
        <w:rPr>
          <w:rFonts w:ascii="Arial"/>
          <w:b/>
          <w:sz w:val="28"/>
          <w:lang w:val="es-MX"/>
        </w:rPr>
        <w:t>PROTOCOLO</w:t>
      </w:r>
    </w:p>
    <w:p w14:paraId="3957E3B7" w14:textId="77777777" w:rsidR="00EF0426" w:rsidRPr="00D41945" w:rsidRDefault="008F73EB">
      <w:pPr>
        <w:spacing w:before="48" w:line="276" w:lineRule="auto"/>
        <w:ind w:left="137" w:right="129" w:hanging="2"/>
        <w:jc w:val="center"/>
        <w:rPr>
          <w:rFonts w:ascii="Arial" w:hAnsi="Arial"/>
          <w:b/>
          <w:sz w:val="28"/>
          <w:lang w:val="es-MX"/>
        </w:rPr>
      </w:pPr>
      <w:r w:rsidRPr="00D41945">
        <w:rPr>
          <w:rFonts w:ascii="Arial" w:hAnsi="Arial"/>
          <w:b/>
          <w:sz w:val="28"/>
          <w:lang w:val="es-MX"/>
        </w:rPr>
        <w:t>“PROCESO DE</w:t>
      </w:r>
      <w:r w:rsidRPr="00D41945">
        <w:rPr>
          <w:rFonts w:ascii="Arial" w:hAnsi="Arial"/>
          <w:b/>
          <w:spacing w:val="1"/>
          <w:sz w:val="28"/>
          <w:lang w:val="es-MX"/>
        </w:rPr>
        <w:t xml:space="preserve"> </w:t>
      </w:r>
      <w:r w:rsidRPr="00D41945">
        <w:rPr>
          <w:rFonts w:ascii="Arial" w:hAnsi="Arial"/>
          <w:b/>
          <w:sz w:val="28"/>
          <w:lang w:val="es-MX"/>
        </w:rPr>
        <w:t>LA CONSULTA</w:t>
      </w:r>
      <w:r w:rsidRPr="00D41945">
        <w:rPr>
          <w:rFonts w:ascii="Arial" w:hAnsi="Arial"/>
          <w:b/>
          <w:spacing w:val="1"/>
          <w:sz w:val="28"/>
          <w:lang w:val="es-MX"/>
        </w:rPr>
        <w:t xml:space="preserve"> </w:t>
      </w:r>
      <w:r w:rsidRPr="00D41945">
        <w:rPr>
          <w:rFonts w:ascii="Arial" w:hAnsi="Arial"/>
          <w:b/>
          <w:sz w:val="28"/>
          <w:lang w:val="es-MX"/>
        </w:rPr>
        <w:t>PREVIA, LIBRE,</w:t>
      </w:r>
      <w:r w:rsidRPr="00D41945">
        <w:rPr>
          <w:rFonts w:ascii="Arial" w:hAnsi="Arial"/>
          <w:b/>
          <w:spacing w:val="-1"/>
          <w:sz w:val="28"/>
          <w:lang w:val="es-MX"/>
        </w:rPr>
        <w:t xml:space="preserve"> </w:t>
      </w:r>
      <w:r w:rsidRPr="00D41945">
        <w:rPr>
          <w:rFonts w:ascii="Arial" w:hAnsi="Arial"/>
          <w:b/>
          <w:sz w:val="28"/>
          <w:lang w:val="es-MX"/>
        </w:rPr>
        <w:t>INFORMADA,</w:t>
      </w:r>
      <w:r w:rsidRPr="00D41945">
        <w:rPr>
          <w:rFonts w:ascii="Arial" w:hAnsi="Arial"/>
          <w:b/>
          <w:spacing w:val="1"/>
          <w:sz w:val="28"/>
          <w:lang w:val="es-MX"/>
        </w:rPr>
        <w:t xml:space="preserve"> </w:t>
      </w:r>
      <w:r w:rsidRPr="00D41945">
        <w:rPr>
          <w:rFonts w:ascii="Arial" w:hAnsi="Arial"/>
          <w:b/>
          <w:sz w:val="28"/>
          <w:lang w:val="es-MX"/>
        </w:rPr>
        <w:t>CULTURALMENTE ADECUADA Y DE BUENA FE, QUE PERMITA LA</w:t>
      </w:r>
      <w:r w:rsidRPr="00D41945">
        <w:rPr>
          <w:rFonts w:ascii="Arial" w:hAnsi="Arial"/>
          <w:b/>
          <w:spacing w:val="1"/>
          <w:sz w:val="28"/>
          <w:lang w:val="es-MX"/>
        </w:rPr>
        <w:t xml:space="preserve"> </w:t>
      </w:r>
      <w:r w:rsidRPr="00D41945">
        <w:rPr>
          <w:rFonts w:ascii="Arial" w:hAnsi="Arial"/>
          <w:b/>
          <w:sz w:val="28"/>
          <w:lang w:val="es-MX"/>
        </w:rPr>
        <w:t>REFORMA DE LA LEY DE DERECHOS, CULTURA Y DESARROLLO DE LOS</w:t>
      </w:r>
      <w:r w:rsidRPr="00D41945">
        <w:rPr>
          <w:rFonts w:ascii="Arial" w:hAnsi="Arial"/>
          <w:b/>
          <w:spacing w:val="1"/>
          <w:sz w:val="28"/>
          <w:lang w:val="es-MX"/>
        </w:rPr>
        <w:t xml:space="preserve"> </w:t>
      </w:r>
      <w:r w:rsidRPr="00D41945">
        <w:rPr>
          <w:rFonts w:ascii="Arial" w:hAnsi="Arial"/>
          <w:b/>
          <w:sz w:val="28"/>
          <w:lang w:val="es-MX"/>
        </w:rPr>
        <w:t>PUEBLOS Y COMUNIDADES INDÍGENAS DEL ESTADO DE PUEBLA Y DE LA</w:t>
      </w:r>
      <w:r w:rsidRPr="00D41945">
        <w:rPr>
          <w:rFonts w:ascii="Arial" w:hAnsi="Arial"/>
          <w:b/>
          <w:spacing w:val="-75"/>
          <w:sz w:val="28"/>
          <w:lang w:val="es-MX"/>
        </w:rPr>
        <w:t xml:space="preserve"> </w:t>
      </w:r>
      <w:r w:rsidRPr="00D41945">
        <w:rPr>
          <w:rFonts w:ascii="Arial" w:hAnsi="Arial"/>
          <w:b/>
          <w:sz w:val="28"/>
          <w:lang w:val="es-MX"/>
        </w:rPr>
        <w:t>LEY DE EDUCACIÓN DEL ESTADO DE PUEBLA, EN RELACIÓN CON LAS</w:t>
      </w:r>
      <w:r w:rsidRPr="00D41945">
        <w:rPr>
          <w:rFonts w:ascii="Arial" w:hAnsi="Arial"/>
          <w:b/>
          <w:spacing w:val="1"/>
          <w:sz w:val="28"/>
          <w:lang w:val="es-MX"/>
        </w:rPr>
        <w:t xml:space="preserve"> </w:t>
      </w:r>
      <w:r w:rsidRPr="00D41945">
        <w:rPr>
          <w:rFonts w:ascii="Arial" w:hAnsi="Arial"/>
          <w:b/>
          <w:sz w:val="28"/>
          <w:lang w:val="es-MX"/>
        </w:rPr>
        <w:t>ACCIONES DE INCONSTITUCIONALIDAD 111/2020, Y 131/2020 Y SU</w:t>
      </w:r>
      <w:r w:rsidRPr="00D41945">
        <w:rPr>
          <w:rFonts w:ascii="Arial" w:hAnsi="Arial"/>
          <w:b/>
          <w:spacing w:val="1"/>
          <w:sz w:val="28"/>
          <w:lang w:val="es-MX"/>
        </w:rPr>
        <w:t xml:space="preserve"> </w:t>
      </w:r>
      <w:r w:rsidRPr="00D41945">
        <w:rPr>
          <w:rFonts w:ascii="Arial" w:hAnsi="Arial"/>
          <w:b/>
          <w:sz w:val="28"/>
          <w:lang w:val="es-MX"/>
        </w:rPr>
        <w:t>ACUMULADA 186/2020, RESPECTIVAMENTE”</w:t>
      </w:r>
    </w:p>
    <w:p w14:paraId="7BC7C170" w14:textId="77777777" w:rsidR="00EF0426" w:rsidRPr="00D41945" w:rsidRDefault="00EF0426">
      <w:pPr>
        <w:pStyle w:val="Textoindependiente"/>
        <w:rPr>
          <w:rFonts w:ascii="Arial"/>
          <w:b/>
          <w:sz w:val="30"/>
          <w:lang w:val="es-MX"/>
        </w:rPr>
      </w:pPr>
    </w:p>
    <w:p w14:paraId="3954DD59" w14:textId="77777777" w:rsidR="00EF0426" w:rsidRPr="00D41945" w:rsidRDefault="008F73EB" w:rsidP="00990E35">
      <w:pPr>
        <w:pStyle w:val="Ttulo1"/>
        <w:tabs>
          <w:tab w:val="left" w:pos="380"/>
        </w:tabs>
        <w:spacing w:before="93"/>
        <w:ind w:left="0" w:firstLine="0"/>
        <w:rPr>
          <w:lang w:val="es-MX"/>
        </w:rPr>
      </w:pPr>
      <w:r w:rsidRPr="00D41945">
        <w:rPr>
          <w:lang w:val="es-MX"/>
        </w:rPr>
        <w:t>INTRODUCCIÓN</w:t>
      </w:r>
    </w:p>
    <w:p w14:paraId="07BC7C52" w14:textId="77777777" w:rsidR="00EF0426" w:rsidRPr="00D41945" w:rsidRDefault="00EF0426">
      <w:pPr>
        <w:pStyle w:val="Textoindependiente"/>
        <w:spacing w:before="4"/>
        <w:rPr>
          <w:rFonts w:ascii="Arial"/>
          <w:b/>
          <w:lang w:val="es-MX"/>
        </w:rPr>
      </w:pPr>
    </w:p>
    <w:p w14:paraId="64FA1939" w14:textId="31C93D40" w:rsidR="00EF0426" w:rsidRPr="00D41945" w:rsidRDefault="008F73EB">
      <w:pPr>
        <w:pStyle w:val="Textoindependiente"/>
        <w:spacing w:line="276" w:lineRule="auto"/>
        <w:ind w:left="112" w:right="109"/>
        <w:jc w:val="both"/>
        <w:rPr>
          <w:lang w:val="es-MX"/>
        </w:rPr>
      </w:pPr>
      <w:r w:rsidRPr="00D41945">
        <w:rPr>
          <w:lang w:val="es-MX"/>
        </w:rPr>
        <w:t>El presente documento contiene los aspectos fundamentales que regirán el proceso de consulta</w:t>
      </w:r>
      <w:r w:rsidRPr="00D41945">
        <w:rPr>
          <w:spacing w:val="-64"/>
          <w:lang w:val="es-MX"/>
        </w:rPr>
        <w:t xml:space="preserve"> </w:t>
      </w:r>
      <w:r w:rsidRPr="00D41945">
        <w:rPr>
          <w:lang w:val="es-MX"/>
        </w:rPr>
        <w:t>previa, libre, informada, culturalmente adecuada y de buena fe a los pueblos indígenas y que se</w:t>
      </w:r>
      <w:r w:rsidRPr="00D41945">
        <w:rPr>
          <w:spacing w:val="-64"/>
          <w:lang w:val="es-MX"/>
        </w:rPr>
        <w:t xml:space="preserve"> </w:t>
      </w:r>
      <w:r w:rsidRPr="00D41945">
        <w:rPr>
          <w:lang w:val="es-MX"/>
        </w:rPr>
        <w:t>implementará</w:t>
      </w:r>
      <w:r w:rsidRPr="00D41945">
        <w:rPr>
          <w:spacing w:val="-4"/>
          <w:lang w:val="es-MX"/>
        </w:rPr>
        <w:t xml:space="preserve"> </w:t>
      </w:r>
      <w:r w:rsidRPr="00D41945">
        <w:rPr>
          <w:lang w:val="es-MX"/>
        </w:rPr>
        <w:t>para</w:t>
      </w:r>
      <w:r w:rsidRPr="00D41945">
        <w:rPr>
          <w:spacing w:val="-3"/>
          <w:lang w:val="es-MX"/>
        </w:rPr>
        <w:t xml:space="preserve"> </w:t>
      </w:r>
      <w:r w:rsidRPr="00D41945">
        <w:rPr>
          <w:lang w:val="es-MX"/>
        </w:rPr>
        <w:t>contar</w:t>
      </w:r>
      <w:r w:rsidRPr="00D41945">
        <w:rPr>
          <w:spacing w:val="-3"/>
          <w:lang w:val="es-MX"/>
        </w:rPr>
        <w:t xml:space="preserve"> </w:t>
      </w:r>
      <w:r w:rsidRPr="00D41945">
        <w:rPr>
          <w:lang w:val="es-MX"/>
        </w:rPr>
        <w:t>con</w:t>
      </w:r>
      <w:r w:rsidRPr="00D41945">
        <w:rPr>
          <w:spacing w:val="-3"/>
          <w:lang w:val="es-MX"/>
        </w:rPr>
        <w:t xml:space="preserve"> </w:t>
      </w:r>
      <w:r w:rsidR="001C643D" w:rsidRPr="00D41945">
        <w:rPr>
          <w:lang w:val="es-MX"/>
        </w:rPr>
        <w:t>la información</w:t>
      </w:r>
      <w:r w:rsidRPr="00D41945">
        <w:rPr>
          <w:spacing w:val="-3"/>
          <w:lang w:val="es-MX"/>
        </w:rPr>
        <w:t xml:space="preserve"> </w:t>
      </w:r>
      <w:r w:rsidRPr="00D41945">
        <w:rPr>
          <w:lang w:val="es-MX"/>
        </w:rPr>
        <w:t>necesari</w:t>
      </w:r>
      <w:r w:rsidR="001C643D" w:rsidRPr="00D41945">
        <w:rPr>
          <w:lang w:val="es-MX"/>
        </w:rPr>
        <w:t>a</w:t>
      </w:r>
      <w:r w:rsidRPr="00D41945">
        <w:rPr>
          <w:lang w:val="es-MX"/>
        </w:rPr>
        <w:t>s</w:t>
      </w:r>
      <w:r w:rsidRPr="00D41945">
        <w:rPr>
          <w:spacing w:val="-3"/>
          <w:lang w:val="es-MX"/>
        </w:rPr>
        <w:t xml:space="preserve"> </w:t>
      </w:r>
      <w:r w:rsidRPr="00D41945">
        <w:rPr>
          <w:lang w:val="es-MX"/>
        </w:rPr>
        <w:t>y</w:t>
      </w:r>
      <w:r w:rsidRPr="00D41945">
        <w:rPr>
          <w:spacing w:val="-4"/>
          <w:lang w:val="es-MX"/>
        </w:rPr>
        <w:t xml:space="preserve"> </w:t>
      </w:r>
      <w:r w:rsidRPr="00D41945">
        <w:rPr>
          <w:lang w:val="es-MX"/>
        </w:rPr>
        <w:t>elaborar</w:t>
      </w:r>
      <w:r w:rsidRPr="00D41945">
        <w:rPr>
          <w:spacing w:val="-3"/>
          <w:lang w:val="es-MX"/>
        </w:rPr>
        <w:t xml:space="preserve"> </w:t>
      </w:r>
      <w:r w:rsidRPr="00D41945">
        <w:rPr>
          <w:lang w:val="es-MX"/>
        </w:rPr>
        <w:t>las</w:t>
      </w:r>
      <w:r w:rsidRPr="00D41945">
        <w:rPr>
          <w:spacing w:val="-3"/>
          <w:lang w:val="es-MX"/>
        </w:rPr>
        <w:t xml:space="preserve"> </w:t>
      </w:r>
      <w:r w:rsidRPr="00D41945">
        <w:rPr>
          <w:lang w:val="es-MX"/>
        </w:rPr>
        <w:t>propuestas</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Reforma</w:t>
      </w:r>
      <w:r w:rsidRPr="00D41945">
        <w:rPr>
          <w:spacing w:val="-3"/>
          <w:lang w:val="es-MX"/>
        </w:rPr>
        <w:t xml:space="preserve"> </w:t>
      </w:r>
      <w:r w:rsidRPr="00D41945">
        <w:rPr>
          <w:lang w:val="es-MX"/>
        </w:rPr>
        <w:t>a</w:t>
      </w:r>
      <w:r w:rsidRPr="00D41945">
        <w:rPr>
          <w:spacing w:val="-3"/>
          <w:lang w:val="es-MX"/>
        </w:rPr>
        <w:t xml:space="preserve"> </w:t>
      </w:r>
      <w:r w:rsidRPr="00D41945">
        <w:rPr>
          <w:lang w:val="es-MX"/>
        </w:rPr>
        <w:t>la</w:t>
      </w:r>
      <w:r w:rsidRPr="00D41945">
        <w:rPr>
          <w:spacing w:val="-65"/>
          <w:lang w:val="es-MX"/>
        </w:rPr>
        <w:t xml:space="preserve"> </w:t>
      </w:r>
      <w:ins w:id="0" w:author="Invitado" w:date="2023-01-27T14:08:00Z">
        <w:r w:rsidR="001C643D" w:rsidRPr="00D41945">
          <w:rPr>
            <w:spacing w:val="-65"/>
            <w:lang w:val="es-MX"/>
          </w:rPr>
          <w:t xml:space="preserve">              </w:t>
        </w:r>
      </w:ins>
      <w:ins w:id="1" w:author="Invitado" w:date="2023-01-27T14:09:00Z">
        <w:r w:rsidR="001C643D" w:rsidRPr="00D41945">
          <w:rPr>
            <w:spacing w:val="-65"/>
            <w:lang w:val="es-MX"/>
          </w:rPr>
          <w:t xml:space="preserve">       </w:t>
        </w:r>
      </w:ins>
      <w:r w:rsidRPr="00D41945">
        <w:rPr>
          <w:lang w:val="es-MX"/>
        </w:rPr>
        <w:t>Ley de Derechos, Cultura y Desarrollo de los Pueblos y Comunidades Indígenas y a la Ley de</w:t>
      </w:r>
      <w:r w:rsidRPr="00D41945">
        <w:rPr>
          <w:spacing w:val="1"/>
          <w:lang w:val="es-MX"/>
        </w:rPr>
        <w:t xml:space="preserve"> </w:t>
      </w:r>
      <w:r w:rsidRPr="00D41945">
        <w:rPr>
          <w:lang w:val="es-MX"/>
        </w:rPr>
        <w:t>Educación del</w:t>
      </w:r>
      <w:r w:rsidRPr="00D41945">
        <w:rPr>
          <w:spacing w:val="-1"/>
          <w:lang w:val="es-MX"/>
        </w:rPr>
        <w:t xml:space="preserve"> </w:t>
      </w:r>
      <w:r w:rsidRPr="00D41945">
        <w:rPr>
          <w:lang w:val="es-MX"/>
        </w:rPr>
        <w:t>Estado de Puebla.</w:t>
      </w:r>
    </w:p>
    <w:p w14:paraId="69A68BD4" w14:textId="77777777" w:rsidR="00EF0426" w:rsidRPr="00D41945" w:rsidRDefault="00EF0426">
      <w:pPr>
        <w:pStyle w:val="Textoindependiente"/>
        <w:spacing w:before="1"/>
        <w:rPr>
          <w:sz w:val="21"/>
          <w:lang w:val="es-MX"/>
        </w:rPr>
      </w:pPr>
    </w:p>
    <w:p w14:paraId="354F21FA" w14:textId="2B2E50F5" w:rsidR="00EF0426" w:rsidRPr="00D41945" w:rsidRDefault="008F73EB">
      <w:pPr>
        <w:pStyle w:val="Textoindependiente"/>
        <w:spacing w:line="276" w:lineRule="auto"/>
        <w:ind w:left="112" w:right="109"/>
        <w:jc w:val="both"/>
        <w:rPr>
          <w:lang w:val="es-MX"/>
        </w:rPr>
      </w:pPr>
      <w:r w:rsidRPr="00D41945">
        <w:rPr>
          <w:lang w:val="es-MX"/>
        </w:rPr>
        <w:t>El Honorable Congreso del Estado de Libre y Soberano de Puebla, en cumplimiento de sus</w:t>
      </w:r>
      <w:r w:rsidRPr="00D41945">
        <w:rPr>
          <w:spacing w:val="1"/>
          <w:lang w:val="es-MX"/>
        </w:rPr>
        <w:t xml:space="preserve"> </w:t>
      </w:r>
      <w:r w:rsidRPr="00D41945">
        <w:rPr>
          <w:lang w:val="es-MX"/>
        </w:rPr>
        <w:t>atribuciones,</w:t>
      </w:r>
      <w:r w:rsidRPr="00D41945">
        <w:rPr>
          <w:spacing w:val="-9"/>
          <w:lang w:val="es-MX"/>
        </w:rPr>
        <w:t xml:space="preserve"> </w:t>
      </w:r>
      <w:r w:rsidRPr="00D41945">
        <w:rPr>
          <w:lang w:val="es-MX"/>
        </w:rPr>
        <w:t>como</w:t>
      </w:r>
      <w:r w:rsidRPr="00D41945">
        <w:rPr>
          <w:spacing w:val="-8"/>
          <w:lang w:val="es-MX"/>
        </w:rPr>
        <w:t xml:space="preserve"> </w:t>
      </w:r>
      <w:r w:rsidRPr="00D41945">
        <w:rPr>
          <w:lang w:val="es-MX"/>
        </w:rPr>
        <w:t>responsables</w:t>
      </w:r>
      <w:r w:rsidRPr="00D41945">
        <w:rPr>
          <w:spacing w:val="-8"/>
          <w:lang w:val="es-MX"/>
        </w:rPr>
        <w:t xml:space="preserve"> </w:t>
      </w:r>
      <w:r w:rsidRPr="00D41945">
        <w:rPr>
          <w:lang w:val="es-MX"/>
        </w:rPr>
        <w:t>de</w:t>
      </w:r>
      <w:r w:rsidRPr="00D41945">
        <w:rPr>
          <w:spacing w:val="-8"/>
          <w:lang w:val="es-MX"/>
        </w:rPr>
        <w:t xml:space="preserve"> </w:t>
      </w:r>
      <w:r w:rsidRPr="00D41945">
        <w:rPr>
          <w:lang w:val="es-MX"/>
        </w:rPr>
        <w:t>promover</w:t>
      </w:r>
      <w:r w:rsidRPr="00D41945">
        <w:rPr>
          <w:spacing w:val="-9"/>
          <w:lang w:val="es-MX"/>
        </w:rPr>
        <w:t xml:space="preserve"> </w:t>
      </w:r>
      <w:r w:rsidRPr="00D41945">
        <w:rPr>
          <w:lang w:val="es-MX"/>
        </w:rPr>
        <w:t>dichas</w:t>
      </w:r>
      <w:r w:rsidRPr="00D41945">
        <w:rPr>
          <w:spacing w:val="-8"/>
          <w:lang w:val="es-MX"/>
        </w:rPr>
        <w:t xml:space="preserve"> </w:t>
      </w:r>
      <w:r w:rsidRPr="00D41945">
        <w:rPr>
          <w:lang w:val="es-MX"/>
        </w:rPr>
        <w:t>reformas</w:t>
      </w:r>
      <w:r w:rsidRPr="00D41945">
        <w:rPr>
          <w:spacing w:val="-8"/>
          <w:lang w:val="es-MX"/>
        </w:rPr>
        <w:t xml:space="preserve"> </w:t>
      </w:r>
      <w:r w:rsidRPr="00D41945">
        <w:rPr>
          <w:lang w:val="es-MX"/>
        </w:rPr>
        <w:t>legales,</w:t>
      </w:r>
      <w:r w:rsidRPr="00D41945">
        <w:rPr>
          <w:spacing w:val="-9"/>
          <w:lang w:val="es-MX"/>
        </w:rPr>
        <w:t xml:space="preserve"> </w:t>
      </w:r>
      <w:r w:rsidRPr="00D41945">
        <w:rPr>
          <w:lang w:val="es-MX"/>
        </w:rPr>
        <w:t>ante</w:t>
      </w:r>
      <w:r w:rsidRPr="00D41945">
        <w:rPr>
          <w:spacing w:val="-8"/>
          <w:lang w:val="es-MX"/>
        </w:rPr>
        <w:t xml:space="preserve"> </w:t>
      </w:r>
      <w:r w:rsidRPr="00D41945">
        <w:rPr>
          <w:lang w:val="es-MX"/>
        </w:rPr>
        <w:t>la</w:t>
      </w:r>
      <w:r w:rsidRPr="00D41945">
        <w:rPr>
          <w:spacing w:val="-8"/>
          <w:lang w:val="es-MX"/>
        </w:rPr>
        <w:t xml:space="preserve"> </w:t>
      </w:r>
      <w:r w:rsidRPr="00D41945">
        <w:rPr>
          <w:lang w:val="es-MX"/>
        </w:rPr>
        <w:t>falta</w:t>
      </w:r>
      <w:r w:rsidRPr="00D41945">
        <w:rPr>
          <w:spacing w:val="-64"/>
          <w:lang w:val="es-MX"/>
        </w:rPr>
        <w:t xml:space="preserve"> </w:t>
      </w:r>
      <w:r w:rsidRPr="00D41945">
        <w:rPr>
          <w:lang w:val="es-MX"/>
        </w:rPr>
        <w:t>de una legislación que regule la consulta a los pueblos indígenas y afromexicano, ésta debe</w:t>
      </w:r>
      <w:r w:rsidRPr="00D41945">
        <w:rPr>
          <w:spacing w:val="1"/>
          <w:lang w:val="es-MX"/>
        </w:rPr>
        <w:t xml:space="preserve"> </w:t>
      </w:r>
      <w:r w:rsidRPr="00D41945">
        <w:rPr>
          <w:lang w:val="es-MX"/>
        </w:rPr>
        <w:t>realizarse conforme a principios básicos que den certeza al procedimiento y garanticen su</w:t>
      </w:r>
      <w:r w:rsidRPr="00D41945">
        <w:rPr>
          <w:spacing w:val="1"/>
          <w:lang w:val="es-MX"/>
        </w:rPr>
        <w:t xml:space="preserve"> </w:t>
      </w:r>
      <w:r w:rsidRPr="00D41945">
        <w:rPr>
          <w:lang w:val="es-MX"/>
        </w:rPr>
        <w:t>participación.</w:t>
      </w:r>
    </w:p>
    <w:p w14:paraId="37D7451E" w14:textId="77777777" w:rsidR="00EF0426" w:rsidRPr="00D41945" w:rsidRDefault="00EF0426">
      <w:pPr>
        <w:pStyle w:val="Textoindependiente"/>
        <w:rPr>
          <w:sz w:val="21"/>
          <w:lang w:val="es-MX"/>
        </w:rPr>
      </w:pPr>
    </w:p>
    <w:p w14:paraId="58836CCF" w14:textId="77777777" w:rsidR="00EF0426" w:rsidRPr="00D41945" w:rsidRDefault="00EF0426">
      <w:pPr>
        <w:pStyle w:val="Textoindependiente"/>
        <w:spacing w:before="8"/>
        <w:rPr>
          <w:sz w:val="20"/>
          <w:lang w:val="es-MX"/>
        </w:rPr>
      </w:pPr>
    </w:p>
    <w:p w14:paraId="44F22408" w14:textId="77777777" w:rsidR="00EF0426" w:rsidRPr="00D41945" w:rsidRDefault="008F73EB" w:rsidP="00990E35">
      <w:pPr>
        <w:pStyle w:val="Ttulo1"/>
        <w:tabs>
          <w:tab w:val="left" w:pos="380"/>
        </w:tabs>
        <w:ind w:left="0" w:firstLine="0"/>
        <w:rPr>
          <w:lang w:val="es-MX"/>
        </w:rPr>
      </w:pPr>
      <w:r w:rsidRPr="00D41945">
        <w:rPr>
          <w:lang w:val="es-MX"/>
        </w:rPr>
        <w:t>REGIONALIZACIÓN.</w:t>
      </w:r>
    </w:p>
    <w:p w14:paraId="185D10CA" w14:textId="77777777" w:rsidR="00EF0426" w:rsidRPr="00D41945" w:rsidRDefault="00EF0426">
      <w:pPr>
        <w:pStyle w:val="Textoindependiente"/>
        <w:spacing w:before="1"/>
        <w:rPr>
          <w:rFonts w:ascii="Arial"/>
          <w:b/>
          <w:sz w:val="31"/>
          <w:lang w:val="es-MX"/>
        </w:rPr>
      </w:pPr>
    </w:p>
    <w:p w14:paraId="4559CC9B" w14:textId="554DC841" w:rsidR="00EF0426" w:rsidRPr="00D41945" w:rsidRDefault="008F73EB">
      <w:pPr>
        <w:pStyle w:val="Textoindependiente"/>
        <w:spacing w:line="276" w:lineRule="auto"/>
        <w:ind w:left="112" w:right="109"/>
        <w:jc w:val="both"/>
        <w:rPr>
          <w:rFonts w:ascii="Arial" w:hAnsi="Arial"/>
          <w:i/>
          <w:lang w:val="es-MX"/>
        </w:rPr>
      </w:pPr>
      <w:r w:rsidRPr="00D41945">
        <w:rPr>
          <w:lang w:val="es-MX"/>
        </w:rPr>
        <w:t>La regionalización que se ha definido para llevar a cabo la consulta: Previa, Libre, Informada,</w:t>
      </w:r>
      <w:r w:rsidRPr="00D41945">
        <w:rPr>
          <w:spacing w:val="1"/>
          <w:lang w:val="es-MX"/>
        </w:rPr>
        <w:t xml:space="preserve"> </w:t>
      </w:r>
      <w:r w:rsidRPr="00D41945">
        <w:rPr>
          <w:lang w:val="es-MX"/>
        </w:rPr>
        <w:t>Culturalmente Adecuada y de Buena Fe, se fundamenta en el principio de que todas y todos los</w:t>
      </w:r>
      <w:r w:rsidRPr="00D41945">
        <w:rPr>
          <w:spacing w:val="-64"/>
          <w:lang w:val="es-MX"/>
        </w:rPr>
        <w:t xml:space="preserve"> </w:t>
      </w:r>
      <w:r w:rsidRPr="00D41945">
        <w:rPr>
          <w:lang w:val="es-MX"/>
        </w:rPr>
        <w:t>participantes</w:t>
      </w:r>
      <w:r w:rsidRPr="00D41945">
        <w:rPr>
          <w:spacing w:val="-8"/>
          <w:lang w:val="es-MX"/>
        </w:rPr>
        <w:t xml:space="preserve"> </w:t>
      </w:r>
      <w:r w:rsidRPr="00D41945">
        <w:rPr>
          <w:lang w:val="es-MX"/>
        </w:rPr>
        <w:t>de</w:t>
      </w:r>
      <w:r w:rsidRPr="00D41945">
        <w:rPr>
          <w:spacing w:val="-7"/>
          <w:lang w:val="es-MX"/>
        </w:rPr>
        <w:t xml:space="preserve"> </w:t>
      </w:r>
      <w:r w:rsidRPr="00D41945">
        <w:rPr>
          <w:lang w:val="es-MX"/>
        </w:rPr>
        <w:t>los</w:t>
      </w:r>
      <w:r w:rsidRPr="00D41945">
        <w:rPr>
          <w:spacing w:val="-7"/>
          <w:lang w:val="es-MX"/>
        </w:rPr>
        <w:t xml:space="preserve"> </w:t>
      </w:r>
      <w:r w:rsidRPr="00D41945">
        <w:rPr>
          <w:lang w:val="es-MX"/>
        </w:rPr>
        <w:t>pueblos</w:t>
      </w:r>
      <w:r w:rsidRPr="00D41945">
        <w:rPr>
          <w:spacing w:val="-8"/>
          <w:lang w:val="es-MX"/>
        </w:rPr>
        <w:t xml:space="preserve"> </w:t>
      </w:r>
      <w:r w:rsidRPr="00D41945">
        <w:rPr>
          <w:lang w:val="es-MX"/>
        </w:rPr>
        <w:t>Indígenas</w:t>
      </w:r>
      <w:r w:rsidRPr="00D41945">
        <w:rPr>
          <w:spacing w:val="-7"/>
          <w:lang w:val="es-MX"/>
        </w:rPr>
        <w:t xml:space="preserve"> </w:t>
      </w:r>
      <w:r w:rsidRPr="00D41945">
        <w:rPr>
          <w:lang w:val="es-MX"/>
        </w:rPr>
        <w:t>y</w:t>
      </w:r>
      <w:r w:rsidRPr="00D41945">
        <w:rPr>
          <w:spacing w:val="-7"/>
          <w:lang w:val="es-MX"/>
        </w:rPr>
        <w:t xml:space="preserve"> </w:t>
      </w:r>
      <w:r w:rsidRPr="00D41945">
        <w:rPr>
          <w:lang w:val="es-MX"/>
        </w:rPr>
        <w:t>afromexicano,</w:t>
      </w:r>
      <w:r w:rsidRPr="00D41945">
        <w:rPr>
          <w:spacing w:val="-8"/>
          <w:lang w:val="es-MX"/>
        </w:rPr>
        <w:t xml:space="preserve"> </w:t>
      </w:r>
      <w:r w:rsidRPr="00D41945">
        <w:rPr>
          <w:lang w:val="es-MX"/>
        </w:rPr>
        <w:t>son</w:t>
      </w:r>
      <w:r w:rsidRPr="00D41945">
        <w:rPr>
          <w:spacing w:val="-7"/>
          <w:lang w:val="es-MX"/>
        </w:rPr>
        <w:t xml:space="preserve"> </w:t>
      </w:r>
      <w:r w:rsidRPr="00D41945">
        <w:rPr>
          <w:lang w:val="es-MX"/>
        </w:rPr>
        <w:t>sujetos</w:t>
      </w:r>
      <w:r w:rsidRPr="00D41945">
        <w:rPr>
          <w:spacing w:val="-7"/>
          <w:lang w:val="es-MX"/>
        </w:rPr>
        <w:t xml:space="preserve"> </w:t>
      </w:r>
      <w:r w:rsidRPr="00D41945">
        <w:rPr>
          <w:lang w:val="es-MX"/>
        </w:rPr>
        <w:t>colectivos,</w:t>
      </w:r>
      <w:r w:rsidRPr="00D41945">
        <w:rPr>
          <w:spacing w:val="-8"/>
          <w:lang w:val="es-MX"/>
        </w:rPr>
        <w:t xml:space="preserve"> </w:t>
      </w:r>
      <w:r w:rsidRPr="00D41945">
        <w:rPr>
          <w:lang w:val="es-MX"/>
        </w:rPr>
        <w:t>con</w:t>
      </w:r>
      <w:r w:rsidRPr="00D41945">
        <w:rPr>
          <w:spacing w:val="-7"/>
          <w:lang w:val="es-MX"/>
        </w:rPr>
        <w:t xml:space="preserve"> </w:t>
      </w:r>
      <w:r w:rsidRPr="00D41945">
        <w:rPr>
          <w:lang w:val="es-MX"/>
        </w:rPr>
        <w:t>sustento</w:t>
      </w:r>
      <w:r w:rsidRPr="00D41945">
        <w:rPr>
          <w:spacing w:val="-7"/>
          <w:lang w:val="es-MX"/>
        </w:rPr>
        <w:t xml:space="preserve"> </w:t>
      </w:r>
      <w:r w:rsidRPr="00D41945">
        <w:rPr>
          <w:lang w:val="es-MX"/>
        </w:rPr>
        <w:t>en</w:t>
      </w:r>
      <w:r w:rsidRPr="00D41945">
        <w:rPr>
          <w:spacing w:val="-7"/>
          <w:lang w:val="es-MX"/>
        </w:rPr>
        <w:t xml:space="preserve"> </w:t>
      </w:r>
      <w:r w:rsidRPr="00D41945">
        <w:rPr>
          <w:lang w:val="es-MX"/>
        </w:rPr>
        <w:t>el</w:t>
      </w:r>
      <w:r w:rsidRPr="00D41945">
        <w:rPr>
          <w:spacing w:val="-65"/>
          <w:lang w:val="es-MX"/>
        </w:rPr>
        <w:t xml:space="preserve"> </w:t>
      </w:r>
      <w:r w:rsidRPr="00D41945">
        <w:rPr>
          <w:lang w:val="es-MX"/>
        </w:rPr>
        <w:t>artículo</w:t>
      </w:r>
      <w:r w:rsidRPr="00D41945">
        <w:rPr>
          <w:spacing w:val="-12"/>
          <w:lang w:val="es-MX"/>
        </w:rPr>
        <w:t xml:space="preserve"> </w:t>
      </w:r>
      <w:r w:rsidRPr="00D41945">
        <w:rPr>
          <w:lang w:val="es-MX"/>
        </w:rPr>
        <w:t>13</w:t>
      </w:r>
      <w:r w:rsidRPr="00D41945">
        <w:rPr>
          <w:spacing w:val="-11"/>
          <w:lang w:val="es-MX"/>
        </w:rPr>
        <w:t xml:space="preserve"> </w:t>
      </w:r>
      <w:r w:rsidRPr="00D41945">
        <w:rPr>
          <w:lang w:val="es-MX"/>
        </w:rPr>
        <w:t>de</w:t>
      </w:r>
      <w:r w:rsidRPr="00D41945">
        <w:rPr>
          <w:spacing w:val="-11"/>
          <w:lang w:val="es-MX"/>
        </w:rPr>
        <w:t xml:space="preserve"> </w:t>
      </w:r>
      <w:r w:rsidRPr="00D41945">
        <w:rPr>
          <w:lang w:val="es-MX"/>
        </w:rPr>
        <w:t>la</w:t>
      </w:r>
      <w:r w:rsidRPr="00D41945">
        <w:rPr>
          <w:spacing w:val="-11"/>
          <w:lang w:val="es-MX"/>
        </w:rPr>
        <w:t xml:space="preserve"> </w:t>
      </w:r>
      <w:r w:rsidRPr="00D41945">
        <w:rPr>
          <w:lang w:val="es-MX"/>
        </w:rPr>
        <w:t>Constitución</w:t>
      </w:r>
      <w:r w:rsidRPr="00D41945">
        <w:rPr>
          <w:spacing w:val="-11"/>
          <w:lang w:val="es-MX"/>
        </w:rPr>
        <w:t xml:space="preserve"> </w:t>
      </w:r>
      <w:r w:rsidRPr="00D41945">
        <w:rPr>
          <w:lang w:val="es-MX"/>
        </w:rPr>
        <w:t>Política</w:t>
      </w:r>
      <w:r w:rsidRPr="00D41945">
        <w:rPr>
          <w:spacing w:val="-12"/>
          <w:lang w:val="es-MX"/>
        </w:rPr>
        <w:t xml:space="preserve"> </w:t>
      </w:r>
      <w:r w:rsidRPr="00D41945">
        <w:rPr>
          <w:lang w:val="es-MX"/>
        </w:rPr>
        <w:t>del</w:t>
      </w:r>
      <w:r w:rsidRPr="00D41945">
        <w:rPr>
          <w:spacing w:val="-11"/>
          <w:lang w:val="es-MX"/>
        </w:rPr>
        <w:t xml:space="preserve"> </w:t>
      </w:r>
      <w:r w:rsidRPr="00D41945">
        <w:rPr>
          <w:lang w:val="es-MX"/>
        </w:rPr>
        <w:t>Estado</w:t>
      </w:r>
      <w:r w:rsidRPr="00D41945">
        <w:rPr>
          <w:spacing w:val="-11"/>
          <w:lang w:val="es-MX"/>
        </w:rPr>
        <w:t xml:space="preserve"> </w:t>
      </w:r>
      <w:r w:rsidRPr="00D41945">
        <w:rPr>
          <w:lang w:val="es-MX"/>
        </w:rPr>
        <w:t>Libre</w:t>
      </w:r>
      <w:r w:rsidRPr="00D41945">
        <w:rPr>
          <w:spacing w:val="-11"/>
          <w:lang w:val="es-MX"/>
        </w:rPr>
        <w:t xml:space="preserve"> </w:t>
      </w:r>
      <w:r w:rsidRPr="00D41945">
        <w:rPr>
          <w:lang w:val="es-MX"/>
        </w:rPr>
        <w:t>y</w:t>
      </w:r>
      <w:r w:rsidRPr="00D41945">
        <w:rPr>
          <w:spacing w:val="-11"/>
          <w:lang w:val="es-MX"/>
        </w:rPr>
        <w:t xml:space="preserve"> </w:t>
      </w:r>
      <w:r w:rsidRPr="00D41945">
        <w:rPr>
          <w:lang w:val="es-MX"/>
        </w:rPr>
        <w:t>Soberano</w:t>
      </w:r>
      <w:r w:rsidRPr="00D41945">
        <w:rPr>
          <w:spacing w:val="-11"/>
          <w:lang w:val="es-MX"/>
        </w:rPr>
        <w:t xml:space="preserve"> </w:t>
      </w:r>
      <w:r w:rsidRPr="00D41945">
        <w:rPr>
          <w:lang w:val="es-MX"/>
        </w:rPr>
        <w:t>de</w:t>
      </w:r>
      <w:r w:rsidRPr="00D41945">
        <w:rPr>
          <w:spacing w:val="-12"/>
          <w:lang w:val="es-MX"/>
        </w:rPr>
        <w:t xml:space="preserve"> </w:t>
      </w:r>
      <w:r w:rsidRPr="00D41945">
        <w:rPr>
          <w:lang w:val="es-MX"/>
        </w:rPr>
        <w:t>Puebla,</w:t>
      </w:r>
      <w:r w:rsidRPr="00D41945">
        <w:rPr>
          <w:spacing w:val="-11"/>
          <w:lang w:val="es-MX"/>
        </w:rPr>
        <w:t xml:space="preserve"> </w:t>
      </w:r>
      <w:r w:rsidRPr="00D41945">
        <w:rPr>
          <w:lang w:val="es-MX"/>
        </w:rPr>
        <w:t>donde</w:t>
      </w:r>
      <w:r w:rsidRPr="00D41945">
        <w:rPr>
          <w:spacing w:val="46"/>
          <w:lang w:val="es-MX"/>
        </w:rPr>
        <w:t xml:space="preserve"> </w:t>
      </w:r>
      <w:r w:rsidRPr="00D41945">
        <w:rPr>
          <w:lang w:val="es-MX"/>
        </w:rPr>
        <w:t>señala</w:t>
      </w:r>
      <w:r w:rsidRPr="00D41945">
        <w:rPr>
          <w:spacing w:val="44"/>
          <w:lang w:val="es-MX"/>
        </w:rPr>
        <w:t xml:space="preserve"> </w:t>
      </w:r>
      <w:r w:rsidRPr="00D41945">
        <w:rPr>
          <w:lang w:val="es-MX"/>
        </w:rPr>
        <w:t>que:</w:t>
      </w:r>
      <w:r w:rsidRPr="00D41945">
        <w:rPr>
          <w:spacing w:val="-64"/>
          <w:lang w:val="es-MX"/>
        </w:rPr>
        <w:t xml:space="preserve"> </w:t>
      </w:r>
      <w:r w:rsidRPr="00D41945">
        <w:rPr>
          <w:lang w:val="es-MX"/>
        </w:rPr>
        <w:t>“El</w:t>
      </w:r>
      <w:r w:rsidRPr="00D41945">
        <w:rPr>
          <w:spacing w:val="1"/>
          <w:lang w:val="es-MX"/>
        </w:rPr>
        <w:t xml:space="preserve"> </w:t>
      </w:r>
      <w:r w:rsidRPr="00D41945">
        <w:rPr>
          <w:lang w:val="es-MX"/>
        </w:rPr>
        <w:t>Estado</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Puebla</w:t>
      </w:r>
      <w:r w:rsidRPr="00D41945">
        <w:rPr>
          <w:spacing w:val="1"/>
          <w:lang w:val="es-MX"/>
        </w:rPr>
        <w:t xml:space="preserve"> </w:t>
      </w:r>
      <w:r w:rsidRPr="00D41945">
        <w:rPr>
          <w:lang w:val="es-MX"/>
        </w:rPr>
        <w:t>tiene</w:t>
      </w:r>
      <w:r w:rsidRPr="00D41945">
        <w:rPr>
          <w:spacing w:val="1"/>
          <w:lang w:val="es-MX"/>
        </w:rPr>
        <w:t xml:space="preserve"> </w:t>
      </w:r>
      <w:r w:rsidRPr="00D41945">
        <w:rPr>
          <w:lang w:val="es-MX"/>
        </w:rPr>
        <w:t>una</w:t>
      </w:r>
      <w:r w:rsidRPr="00D41945">
        <w:rPr>
          <w:spacing w:val="1"/>
          <w:lang w:val="es-MX"/>
        </w:rPr>
        <w:t xml:space="preserve"> </w:t>
      </w:r>
      <w:r w:rsidRPr="00D41945">
        <w:rPr>
          <w:lang w:val="es-MX"/>
        </w:rPr>
        <w:t>composición</w:t>
      </w:r>
      <w:r w:rsidRPr="00D41945">
        <w:rPr>
          <w:spacing w:val="1"/>
          <w:lang w:val="es-MX"/>
        </w:rPr>
        <w:t xml:space="preserve"> </w:t>
      </w:r>
      <w:r w:rsidRPr="00D41945">
        <w:rPr>
          <w:lang w:val="es-MX"/>
        </w:rPr>
        <w:t>pluricultural</w:t>
      </w:r>
      <w:r w:rsidRPr="00D41945">
        <w:rPr>
          <w:spacing w:val="1"/>
          <w:lang w:val="es-MX"/>
        </w:rPr>
        <w:t xml:space="preserve"> </w:t>
      </w:r>
      <w:r w:rsidRPr="00D41945">
        <w:rPr>
          <w:lang w:val="es-MX"/>
        </w:rPr>
        <w:t>y</w:t>
      </w:r>
      <w:r w:rsidRPr="00D41945">
        <w:rPr>
          <w:spacing w:val="1"/>
          <w:lang w:val="es-MX"/>
        </w:rPr>
        <w:t xml:space="preserve"> </w:t>
      </w:r>
      <w:proofErr w:type="spellStart"/>
      <w:r w:rsidRPr="00D41945">
        <w:rPr>
          <w:lang w:val="es-MX"/>
        </w:rPr>
        <w:t>multilingüística</w:t>
      </w:r>
      <w:proofErr w:type="spellEnd"/>
      <w:r w:rsidRPr="00D41945">
        <w:rPr>
          <w:lang w:val="es-MX"/>
        </w:rPr>
        <w:t>,</w:t>
      </w:r>
      <w:r w:rsidRPr="00D41945">
        <w:rPr>
          <w:spacing w:val="1"/>
          <w:lang w:val="es-MX"/>
        </w:rPr>
        <w:t xml:space="preserve"> </w:t>
      </w:r>
      <w:r w:rsidRPr="00D41945">
        <w:rPr>
          <w:lang w:val="es-MX"/>
        </w:rPr>
        <w:t>sustentada</w:t>
      </w:r>
      <w:r w:rsidRPr="00D41945">
        <w:rPr>
          <w:spacing w:val="1"/>
          <w:lang w:val="es-MX"/>
        </w:rPr>
        <w:t xml:space="preserve"> </w:t>
      </w:r>
      <w:r w:rsidRPr="00D41945">
        <w:rPr>
          <w:lang w:val="es-MX"/>
        </w:rPr>
        <w:t>originalmente</w:t>
      </w:r>
      <w:r w:rsidRPr="00D41945">
        <w:rPr>
          <w:spacing w:val="1"/>
          <w:lang w:val="es-MX"/>
        </w:rPr>
        <w:t xml:space="preserve"> </w:t>
      </w:r>
      <w:r w:rsidRPr="00D41945">
        <w:rPr>
          <w:lang w:val="es-MX"/>
        </w:rPr>
        <w:t>en</w:t>
      </w:r>
      <w:r w:rsidRPr="00D41945">
        <w:rPr>
          <w:spacing w:val="1"/>
          <w:lang w:val="es-MX"/>
        </w:rPr>
        <w:t xml:space="preserve"> </w:t>
      </w:r>
      <w:r w:rsidRPr="00D41945">
        <w:rPr>
          <w:lang w:val="es-MX"/>
        </w:rPr>
        <w:t>sus</w:t>
      </w:r>
      <w:r w:rsidRPr="00D41945">
        <w:rPr>
          <w:spacing w:val="1"/>
          <w:lang w:val="es-MX"/>
        </w:rPr>
        <w:t xml:space="preserve"> </w:t>
      </w:r>
      <w:r w:rsidRPr="00D41945">
        <w:rPr>
          <w:lang w:val="es-MX"/>
        </w:rPr>
        <w:t>pueblos</w:t>
      </w:r>
      <w:r w:rsidRPr="00D41945">
        <w:rPr>
          <w:spacing w:val="1"/>
          <w:lang w:val="es-MX"/>
        </w:rPr>
        <w:t xml:space="preserve"> </w:t>
      </w:r>
      <w:r w:rsidRPr="00D41945">
        <w:rPr>
          <w:lang w:val="es-MX"/>
        </w:rPr>
        <w:t>y</w:t>
      </w:r>
      <w:r w:rsidRPr="00D41945">
        <w:rPr>
          <w:spacing w:val="1"/>
          <w:lang w:val="es-MX"/>
        </w:rPr>
        <w:t xml:space="preserve"> </w:t>
      </w:r>
      <w:r w:rsidRPr="00D41945">
        <w:rPr>
          <w:lang w:val="es-MX"/>
        </w:rPr>
        <w:t>comunidades</w:t>
      </w:r>
      <w:r w:rsidRPr="00D41945">
        <w:rPr>
          <w:spacing w:val="1"/>
          <w:lang w:val="es-MX"/>
        </w:rPr>
        <w:t xml:space="preserve"> </w:t>
      </w:r>
      <w:r w:rsidRPr="00D41945">
        <w:rPr>
          <w:lang w:val="es-MX"/>
        </w:rPr>
        <w:t>indígenas</w:t>
      </w:r>
      <w:r w:rsidRPr="00D41945">
        <w:rPr>
          <w:spacing w:val="1"/>
          <w:lang w:val="es-MX"/>
        </w:rPr>
        <w:t xml:space="preserve"> </w:t>
      </w:r>
      <w:proofErr w:type="spellStart"/>
      <w:r w:rsidRPr="00D41945">
        <w:rPr>
          <w:lang w:val="es-MX"/>
        </w:rPr>
        <w:t>Náhuas</w:t>
      </w:r>
      <w:proofErr w:type="spellEnd"/>
      <w:r w:rsidRPr="00D41945">
        <w:rPr>
          <w:lang w:val="es-MX"/>
        </w:rPr>
        <w:t>,</w:t>
      </w:r>
      <w:r w:rsidRPr="00D41945">
        <w:rPr>
          <w:spacing w:val="1"/>
          <w:lang w:val="es-MX"/>
        </w:rPr>
        <w:t xml:space="preserve"> </w:t>
      </w:r>
      <w:r w:rsidRPr="00D41945">
        <w:rPr>
          <w:lang w:val="es-MX"/>
        </w:rPr>
        <w:t>Totonacas</w:t>
      </w:r>
      <w:r w:rsidRPr="00D41945">
        <w:rPr>
          <w:spacing w:val="1"/>
          <w:lang w:val="es-MX"/>
        </w:rPr>
        <w:t xml:space="preserve"> </w:t>
      </w:r>
      <w:r w:rsidRPr="00D41945">
        <w:rPr>
          <w:rFonts w:ascii="Arial" w:hAnsi="Arial"/>
          <w:i/>
          <w:lang w:val="es-MX"/>
        </w:rPr>
        <w:t>o</w:t>
      </w:r>
      <w:r w:rsidRPr="00D41945">
        <w:rPr>
          <w:rFonts w:ascii="Arial" w:hAnsi="Arial"/>
          <w:i/>
          <w:spacing w:val="1"/>
          <w:lang w:val="es-MX"/>
        </w:rPr>
        <w:t xml:space="preserve"> </w:t>
      </w:r>
      <w:proofErr w:type="spellStart"/>
      <w:r w:rsidRPr="00D41945">
        <w:rPr>
          <w:rFonts w:ascii="Arial" w:hAnsi="Arial"/>
          <w:i/>
          <w:lang w:val="es-MX"/>
        </w:rPr>
        <w:t>Tutunakuj</w:t>
      </w:r>
      <w:proofErr w:type="spellEnd"/>
      <w:r w:rsidRPr="00D41945">
        <w:rPr>
          <w:rFonts w:ascii="Arial" w:hAnsi="Arial"/>
          <w:i/>
          <w:lang w:val="es-MX"/>
        </w:rPr>
        <w:t>,</w:t>
      </w:r>
      <w:r w:rsidRPr="00D41945">
        <w:rPr>
          <w:rFonts w:ascii="Arial" w:hAnsi="Arial"/>
          <w:i/>
          <w:spacing w:val="1"/>
          <w:lang w:val="es-MX"/>
        </w:rPr>
        <w:t xml:space="preserve"> </w:t>
      </w:r>
      <w:r w:rsidRPr="00D41945">
        <w:rPr>
          <w:rFonts w:ascii="Arial" w:hAnsi="Arial"/>
          <w:i/>
          <w:lang w:val="es-MX"/>
        </w:rPr>
        <w:t>Mixtecas</w:t>
      </w:r>
      <w:r w:rsidRPr="00D41945">
        <w:rPr>
          <w:rFonts w:ascii="Arial" w:hAnsi="Arial"/>
          <w:i/>
          <w:spacing w:val="57"/>
          <w:lang w:val="es-MX"/>
        </w:rPr>
        <w:t xml:space="preserve"> </w:t>
      </w:r>
      <w:r w:rsidRPr="00D41945">
        <w:rPr>
          <w:rFonts w:ascii="Arial" w:hAnsi="Arial"/>
          <w:i/>
          <w:lang w:val="es-MX"/>
        </w:rPr>
        <w:t>o</w:t>
      </w:r>
      <w:r w:rsidRPr="00D41945">
        <w:rPr>
          <w:rFonts w:ascii="Arial" w:hAnsi="Arial"/>
          <w:i/>
          <w:spacing w:val="58"/>
          <w:lang w:val="es-MX"/>
        </w:rPr>
        <w:t xml:space="preserve"> </w:t>
      </w:r>
      <w:proofErr w:type="spellStart"/>
      <w:r w:rsidRPr="00D41945">
        <w:rPr>
          <w:rFonts w:ascii="Arial" w:hAnsi="Arial"/>
          <w:i/>
          <w:lang w:val="es-MX"/>
        </w:rPr>
        <w:t>Ñuu</w:t>
      </w:r>
      <w:proofErr w:type="spellEnd"/>
      <w:r w:rsidRPr="00D41945">
        <w:rPr>
          <w:rFonts w:ascii="Arial" w:hAnsi="Arial"/>
          <w:i/>
          <w:spacing w:val="57"/>
          <w:lang w:val="es-MX"/>
        </w:rPr>
        <w:t xml:space="preserve"> </w:t>
      </w:r>
      <w:proofErr w:type="spellStart"/>
      <w:r w:rsidRPr="00D41945">
        <w:rPr>
          <w:rFonts w:ascii="Arial" w:hAnsi="Arial"/>
          <w:i/>
          <w:lang w:val="es-MX"/>
        </w:rPr>
        <w:t>Savi</w:t>
      </w:r>
      <w:proofErr w:type="spellEnd"/>
      <w:r w:rsidRPr="00D41945">
        <w:rPr>
          <w:rFonts w:ascii="Arial" w:hAnsi="Arial"/>
          <w:i/>
          <w:lang w:val="es-MX"/>
        </w:rPr>
        <w:t>,</w:t>
      </w:r>
      <w:r w:rsidRPr="00D41945">
        <w:rPr>
          <w:rFonts w:ascii="Arial" w:hAnsi="Arial"/>
          <w:i/>
          <w:spacing w:val="58"/>
          <w:lang w:val="es-MX"/>
        </w:rPr>
        <w:t xml:space="preserve"> </w:t>
      </w:r>
      <w:r w:rsidRPr="00D41945">
        <w:rPr>
          <w:rFonts w:ascii="Arial" w:hAnsi="Arial"/>
          <w:i/>
          <w:lang w:val="es-MX"/>
        </w:rPr>
        <w:t>Tepehuas</w:t>
      </w:r>
      <w:r w:rsidRPr="00D41945">
        <w:rPr>
          <w:rFonts w:ascii="Arial" w:hAnsi="Arial"/>
          <w:i/>
          <w:spacing w:val="57"/>
          <w:lang w:val="es-MX"/>
        </w:rPr>
        <w:t xml:space="preserve"> </w:t>
      </w:r>
      <w:r w:rsidRPr="00D41945">
        <w:rPr>
          <w:rFonts w:ascii="Arial" w:hAnsi="Arial"/>
          <w:i/>
          <w:lang w:val="es-MX"/>
        </w:rPr>
        <w:t>o</w:t>
      </w:r>
      <w:r w:rsidRPr="00D41945">
        <w:rPr>
          <w:rFonts w:ascii="Arial" w:hAnsi="Arial"/>
          <w:i/>
          <w:spacing w:val="58"/>
          <w:lang w:val="es-MX"/>
        </w:rPr>
        <w:t xml:space="preserve"> </w:t>
      </w:r>
      <w:proofErr w:type="spellStart"/>
      <w:r w:rsidRPr="00D41945">
        <w:rPr>
          <w:rFonts w:ascii="Arial" w:hAnsi="Arial"/>
          <w:i/>
          <w:lang w:val="es-MX"/>
        </w:rPr>
        <w:t>Hamaispini</w:t>
      </w:r>
      <w:proofErr w:type="spellEnd"/>
      <w:r w:rsidRPr="00D41945">
        <w:rPr>
          <w:rFonts w:ascii="Arial" w:hAnsi="Arial"/>
          <w:i/>
          <w:lang w:val="es-MX"/>
        </w:rPr>
        <w:t>,</w:t>
      </w:r>
      <w:r w:rsidRPr="00D41945">
        <w:rPr>
          <w:rFonts w:ascii="Arial" w:hAnsi="Arial"/>
          <w:i/>
          <w:spacing w:val="57"/>
          <w:lang w:val="es-MX"/>
        </w:rPr>
        <w:t xml:space="preserve"> </w:t>
      </w:r>
      <w:r w:rsidRPr="00D41945">
        <w:rPr>
          <w:rFonts w:ascii="Arial" w:hAnsi="Arial"/>
          <w:i/>
          <w:lang w:val="es-MX"/>
        </w:rPr>
        <w:t>Otomíes</w:t>
      </w:r>
      <w:r w:rsidRPr="00D41945">
        <w:rPr>
          <w:rFonts w:ascii="Arial" w:hAnsi="Arial"/>
          <w:i/>
          <w:spacing w:val="58"/>
          <w:lang w:val="es-MX"/>
        </w:rPr>
        <w:t xml:space="preserve"> </w:t>
      </w:r>
      <w:r w:rsidRPr="00D41945">
        <w:rPr>
          <w:rFonts w:ascii="Arial" w:hAnsi="Arial"/>
          <w:i/>
          <w:lang w:val="es-MX"/>
        </w:rPr>
        <w:t>o</w:t>
      </w:r>
      <w:r w:rsidRPr="00D41945">
        <w:rPr>
          <w:rFonts w:ascii="Arial" w:hAnsi="Arial"/>
          <w:i/>
          <w:spacing w:val="57"/>
          <w:lang w:val="es-MX"/>
        </w:rPr>
        <w:t xml:space="preserve"> </w:t>
      </w:r>
      <w:proofErr w:type="spellStart"/>
      <w:r w:rsidRPr="00D41945">
        <w:rPr>
          <w:rFonts w:ascii="Arial" w:hAnsi="Arial"/>
          <w:i/>
          <w:lang w:val="es-MX"/>
        </w:rPr>
        <w:t>Hñähñü</w:t>
      </w:r>
      <w:proofErr w:type="spellEnd"/>
      <w:r w:rsidRPr="00D41945">
        <w:rPr>
          <w:rFonts w:ascii="Arial" w:hAnsi="Arial"/>
          <w:i/>
          <w:lang w:val="es-MX"/>
        </w:rPr>
        <w:t>,</w:t>
      </w:r>
      <w:r w:rsidRPr="00D41945">
        <w:rPr>
          <w:rFonts w:ascii="Arial" w:hAnsi="Arial"/>
          <w:i/>
          <w:spacing w:val="58"/>
          <w:lang w:val="es-MX"/>
        </w:rPr>
        <w:t xml:space="preserve"> </w:t>
      </w:r>
      <w:proofErr w:type="spellStart"/>
      <w:r w:rsidRPr="00D41945">
        <w:rPr>
          <w:rFonts w:ascii="Arial" w:hAnsi="Arial"/>
          <w:i/>
          <w:lang w:val="es-MX"/>
        </w:rPr>
        <w:t>Popolocas</w:t>
      </w:r>
      <w:proofErr w:type="spellEnd"/>
      <w:r w:rsidRPr="00D41945">
        <w:rPr>
          <w:rFonts w:ascii="Arial" w:hAnsi="Arial"/>
          <w:i/>
          <w:spacing w:val="57"/>
          <w:lang w:val="es-MX"/>
        </w:rPr>
        <w:t xml:space="preserve"> </w:t>
      </w:r>
      <w:r w:rsidRPr="00D41945">
        <w:rPr>
          <w:rFonts w:ascii="Arial" w:hAnsi="Arial"/>
          <w:i/>
          <w:lang w:val="es-MX"/>
        </w:rPr>
        <w:t>o</w:t>
      </w:r>
      <w:r w:rsidRPr="00D41945">
        <w:rPr>
          <w:rFonts w:ascii="Arial" w:hAnsi="Arial"/>
          <w:i/>
          <w:spacing w:val="58"/>
          <w:lang w:val="es-MX"/>
        </w:rPr>
        <w:t xml:space="preserve"> </w:t>
      </w:r>
      <w:proofErr w:type="spellStart"/>
      <w:r w:rsidRPr="00D41945">
        <w:rPr>
          <w:rFonts w:ascii="Arial" w:hAnsi="Arial"/>
          <w:i/>
          <w:lang w:val="es-MX"/>
        </w:rPr>
        <w:t>N’guiva</w:t>
      </w:r>
      <w:proofErr w:type="spellEnd"/>
      <w:r w:rsidRPr="00D41945">
        <w:rPr>
          <w:rFonts w:ascii="Arial" w:hAnsi="Arial"/>
          <w:i/>
          <w:spacing w:val="57"/>
          <w:lang w:val="es-MX"/>
        </w:rPr>
        <w:t xml:space="preserve"> </w:t>
      </w:r>
      <w:r w:rsidRPr="00D41945">
        <w:rPr>
          <w:rFonts w:ascii="Arial" w:hAnsi="Arial"/>
          <w:i/>
          <w:lang w:val="es-MX"/>
        </w:rPr>
        <w:t>y</w:t>
      </w:r>
    </w:p>
    <w:p w14:paraId="210B2B21" w14:textId="77777777" w:rsidR="00EF0426" w:rsidRPr="00D41945" w:rsidRDefault="008F73EB">
      <w:pPr>
        <w:spacing w:before="1" w:line="276" w:lineRule="auto"/>
        <w:ind w:left="112" w:right="109"/>
        <w:jc w:val="both"/>
        <w:rPr>
          <w:sz w:val="24"/>
          <w:lang w:val="es-MX"/>
        </w:rPr>
      </w:pPr>
      <w:r w:rsidRPr="00D41945">
        <w:rPr>
          <w:rFonts w:ascii="Arial" w:hAnsi="Arial"/>
          <w:i/>
          <w:sz w:val="24"/>
          <w:lang w:val="es-MX"/>
        </w:rPr>
        <w:t xml:space="preserve">Mazatecas o Ha </w:t>
      </w:r>
      <w:proofErr w:type="spellStart"/>
      <w:r w:rsidRPr="00D41945">
        <w:rPr>
          <w:rFonts w:ascii="Arial" w:hAnsi="Arial"/>
          <w:i/>
          <w:sz w:val="24"/>
          <w:lang w:val="es-MX"/>
        </w:rPr>
        <w:t>shuta</w:t>
      </w:r>
      <w:proofErr w:type="spellEnd"/>
      <w:r w:rsidRPr="00D41945">
        <w:rPr>
          <w:rFonts w:ascii="Arial" w:hAnsi="Arial"/>
          <w:i/>
          <w:sz w:val="24"/>
          <w:lang w:val="es-MX"/>
        </w:rPr>
        <w:t xml:space="preserve"> </w:t>
      </w:r>
      <w:proofErr w:type="spellStart"/>
      <w:r w:rsidRPr="00D41945">
        <w:rPr>
          <w:rFonts w:ascii="Arial" w:hAnsi="Arial"/>
          <w:i/>
          <w:sz w:val="24"/>
          <w:lang w:val="es-MX"/>
        </w:rPr>
        <w:t>enima</w:t>
      </w:r>
      <w:proofErr w:type="spellEnd"/>
      <w:r w:rsidRPr="00D41945">
        <w:rPr>
          <w:rFonts w:ascii="Arial" w:hAnsi="Arial"/>
          <w:i/>
          <w:sz w:val="24"/>
          <w:lang w:val="es-MX"/>
        </w:rPr>
        <w:t xml:space="preserve">…”, </w:t>
      </w:r>
      <w:r w:rsidRPr="00D41945">
        <w:rPr>
          <w:sz w:val="24"/>
          <w:lang w:val="es-MX"/>
        </w:rPr>
        <w:t>en ese sentido:</w:t>
      </w:r>
      <w:r w:rsidRPr="00D41945">
        <w:rPr>
          <w:spacing w:val="1"/>
          <w:sz w:val="24"/>
          <w:lang w:val="es-MX"/>
        </w:rPr>
        <w:t xml:space="preserve"> </w:t>
      </w:r>
      <w:r w:rsidRPr="00D41945">
        <w:rPr>
          <w:sz w:val="24"/>
          <w:lang w:val="es-MX"/>
        </w:rPr>
        <w:t>“El estado reconoce a las comunidades</w:t>
      </w:r>
      <w:r w:rsidRPr="00D41945">
        <w:rPr>
          <w:spacing w:val="1"/>
          <w:sz w:val="24"/>
          <w:lang w:val="es-MX"/>
        </w:rPr>
        <w:t xml:space="preserve"> </w:t>
      </w:r>
      <w:r w:rsidRPr="00D41945">
        <w:rPr>
          <w:sz w:val="24"/>
          <w:lang w:val="es-MX"/>
        </w:rPr>
        <w:t>indígenas como sujetos de derecho público”.</w:t>
      </w:r>
    </w:p>
    <w:p w14:paraId="44825C24" w14:textId="77777777" w:rsidR="00EF0426" w:rsidRPr="00D41945" w:rsidRDefault="00EF0426">
      <w:pPr>
        <w:pStyle w:val="Textoindependiente"/>
        <w:spacing w:before="5"/>
        <w:rPr>
          <w:sz w:val="27"/>
          <w:lang w:val="es-MX"/>
        </w:rPr>
      </w:pPr>
    </w:p>
    <w:p w14:paraId="5815B209" w14:textId="33EE3B82" w:rsidR="00EF0426" w:rsidRPr="00D41945" w:rsidRDefault="008F73EB">
      <w:pPr>
        <w:pStyle w:val="Textoindependiente"/>
        <w:spacing w:before="92" w:line="276" w:lineRule="auto"/>
        <w:ind w:left="112" w:right="109"/>
        <w:jc w:val="both"/>
        <w:rPr>
          <w:lang w:val="es-MX"/>
        </w:rPr>
      </w:pPr>
      <w:r w:rsidRPr="00D41945">
        <w:rPr>
          <w:lang w:val="es-MX"/>
        </w:rPr>
        <w:t xml:space="preserve">Bajo estas condiciones el Honorable Congreso del Estado Libre y Soberano de Puebla, </w:t>
      </w:r>
      <w:r w:rsidR="00255814" w:rsidRPr="00D41945">
        <w:rPr>
          <w:lang w:val="es-MX"/>
        </w:rPr>
        <w:t xml:space="preserve">Por lo cual se </w:t>
      </w:r>
      <w:r w:rsidRPr="00D41945">
        <w:rPr>
          <w:lang w:val="es-MX"/>
        </w:rPr>
        <w:t>ha</w:t>
      </w:r>
      <w:r w:rsidRPr="00D41945">
        <w:rPr>
          <w:spacing w:val="1"/>
          <w:lang w:val="es-MX"/>
        </w:rPr>
        <w:t xml:space="preserve"> </w:t>
      </w:r>
      <w:r w:rsidRPr="00D41945">
        <w:rPr>
          <w:lang w:val="es-MX"/>
        </w:rPr>
        <w:t>determinado que para desarrollar la referida consulta a los pueblos y comunidades indígenas y</w:t>
      </w:r>
      <w:r w:rsidRPr="00D41945">
        <w:rPr>
          <w:spacing w:val="1"/>
          <w:lang w:val="es-MX"/>
        </w:rPr>
        <w:t xml:space="preserve"> </w:t>
      </w:r>
      <w:r w:rsidRPr="00D41945">
        <w:rPr>
          <w:lang w:val="es-MX"/>
        </w:rPr>
        <w:t>afromexicanas, se realice por Pueblo Indígena, con el objetivo de permitir dar la pertinencia</w:t>
      </w:r>
      <w:r w:rsidRPr="00D41945">
        <w:rPr>
          <w:spacing w:val="1"/>
          <w:lang w:val="es-MX"/>
        </w:rPr>
        <w:t xml:space="preserve"> </w:t>
      </w:r>
      <w:r w:rsidRPr="00D41945">
        <w:rPr>
          <w:lang w:val="es-MX"/>
        </w:rPr>
        <w:t xml:space="preserve">cultural necesaria a este importante proceso participativo, que el Estado promueve </w:t>
      </w:r>
      <w:r w:rsidRPr="00D41945">
        <w:rPr>
          <w:lang w:val="es-MX"/>
        </w:rPr>
        <w:lastRenderedPageBreak/>
        <w:t>como parte</w:t>
      </w:r>
      <w:r w:rsidRPr="00D41945">
        <w:rPr>
          <w:spacing w:val="1"/>
          <w:lang w:val="es-MX"/>
        </w:rPr>
        <w:t xml:space="preserve"> </w:t>
      </w:r>
      <w:r w:rsidRPr="00D41945">
        <w:rPr>
          <w:lang w:val="es-MX"/>
        </w:rPr>
        <w:t>de</w:t>
      </w:r>
      <w:r w:rsidRPr="00D41945">
        <w:rPr>
          <w:spacing w:val="-4"/>
          <w:lang w:val="es-MX"/>
        </w:rPr>
        <w:t xml:space="preserve"> </w:t>
      </w:r>
      <w:r w:rsidRPr="00D41945">
        <w:rPr>
          <w:lang w:val="es-MX"/>
        </w:rPr>
        <w:t>una</w:t>
      </w:r>
      <w:r w:rsidRPr="00D41945">
        <w:rPr>
          <w:spacing w:val="-3"/>
          <w:lang w:val="es-MX"/>
        </w:rPr>
        <w:t xml:space="preserve"> </w:t>
      </w:r>
      <w:r w:rsidRPr="00D41945">
        <w:rPr>
          <w:lang w:val="es-MX"/>
        </w:rPr>
        <w:t>medida</w:t>
      </w:r>
      <w:r w:rsidRPr="00D41945">
        <w:rPr>
          <w:spacing w:val="-3"/>
          <w:lang w:val="es-MX"/>
        </w:rPr>
        <w:t xml:space="preserve"> </w:t>
      </w:r>
      <w:r w:rsidRPr="00D41945">
        <w:rPr>
          <w:lang w:val="es-MX"/>
        </w:rPr>
        <w:t>legislativa</w:t>
      </w:r>
      <w:r w:rsidRPr="00D41945">
        <w:rPr>
          <w:spacing w:val="-3"/>
          <w:lang w:val="es-MX"/>
        </w:rPr>
        <w:t xml:space="preserve"> </w:t>
      </w:r>
      <w:r w:rsidRPr="00D41945">
        <w:rPr>
          <w:lang w:val="es-MX"/>
        </w:rPr>
        <w:t>con</w:t>
      </w:r>
      <w:r w:rsidRPr="00D41945">
        <w:rPr>
          <w:spacing w:val="-3"/>
          <w:lang w:val="es-MX"/>
        </w:rPr>
        <w:t xml:space="preserve"> </w:t>
      </w:r>
      <w:r w:rsidRPr="00D41945">
        <w:rPr>
          <w:lang w:val="es-MX"/>
        </w:rPr>
        <w:t>los</w:t>
      </w:r>
      <w:r w:rsidRPr="00D41945">
        <w:rPr>
          <w:spacing w:val="-3"/>
          <w:lang w:val="es-MX"/>
        </w:rPr>
        <w:t xml:space="preserve"> </w:t>
      </w:r>
      <w:r w:rsidRPr="00D41945">
        <w:rPr>
          <w:lang w:val="es-MX"/>
        </w:rPr>
        <w:t>sujetos</w:t>
      </w:r>
      <w:r w:rsidRPr="00D41945">
        <w:rPr>
          <w:spacing w:val="-4"/>
          <w:lang w:val="es-MX"/>
        </w:rPr>
        <w:t xml:space="preserve"> </w:t>
      </w:r>
      <w:r w:rsidRPr="00D41945">
        <w:rPr>
          <w:lang w:val="es-MX"/>
        </w:rPr>
        <w:t>consultados,</w:t>
      </w:r>
      <w:r w:rsidRPr="00D41945">
        <w:rPr>
          <w:spacing w:val="-3"/>
          <w:lang w:val="es-MX"/>
        </w:rPr>
        <w:t xml:space="preserve"> </w:t>
      </w:r>
      <w:r w:rsidRPr="00D41945">
        <w:rPr>
          <w:lang w:val="es-MX"/>
        </w:rPr>
        <w:t>para</w:t>
      </w:r>
      <w:r w:rsidRPr="00D41945">
        <w:rPr>
          <w:spacing w:val="-3"/>
          <w:lang w:val="es-MX"/>
        </w:rPr>
        <w:t xml:space="preserve"> </w:t>
      </w:r>
      <w:r w:rsidRPr="00D41945">
        <w:rPr>
          <w:lang w:val="es-MX"/>
        </w:rPr>
        <w:t>construir</w:t>
      </w:r>
      <w:r w:rsidRPr="00D41945">
        <w:rPr>
          <w:spacing w:val="-3"/>
          <w:lang w:val="es-MX"/>
        </w:rPr>
        <w:t xml:space="preserve"> </w:t>
      </w:r>
      <w:r w:rsidRPr="00D41945">
        <w:rPr>
          <w:lang w:val="es-MX"/>
        </w:rPr>
        <w:t>con</w:t>
      </w:r>
      <w:r w:rsidRPr="00D41945">
        <w:rPr>
          <w:spacing w:val="-3"/>
          <w:lang w:val="es-MX"/>
        </w:rPr>
        <w:t xml:space="preserve"> </w:t>
      </w:r>
      <w:r w:rsidRPr="00D41945">
        <w:rPr>
          <w:lang w:val="es-MX"/>
        </w:rPr>
        <w:t>argumentos</w:t>
      </w:r>
      <w:r w:rsidRPr="00D41945">
        <w:rPr>
          <w:spacing w:val="-3"/>
          <w:lang w:val="es-MX"/>
        </w:rPr>
        <w:t xml:space="preserve"> </w:t>
      </w:r>
      <w:r w:rsidRPr="00D41945">
        <w:rPr>
          <w:lang w:val="es-MX"/>
        </w:rPr>
        <w:t>propios</w:t>
      </w:r>
      <w:r w:rsidRPr="00D41945">
        <w:rPr>
          <w:spacing w:val="-3"/>
          <w:lang w:val="es-MX"/>
        </w:rPr>
        <w:t xml:space="preserve"> </w:t>
      </w:r>
      <w:r w:rsidRPr="00D41945">
        <w:rPr>
          <w:lang w:val="es-MX"/>
        </w:rPr>
        <w:t>de</w:t>
      </w:r>
      <w:r w:rsidRPr="00D41945">
        <w:rPr>
          <w:spacing w:val="-65"/>
          <w:lang w:val="es-MX"/>
        </w:rPr>
        <w:t xml:space="preserve"> </w:t>
      </w:r>
      <w:r w:rsidRPr="00D41945">
        <w:rPr>
          <w:lang w:val="es-MX"/>
        </w:rPr>
        <w:t>los actores indígenas, un conjunto de propuestas basadas en sus propias expresiones y en sus</w:t>
      </w:r>
      <w:r w:rsidRPr="00D41945">
        <w:rPr>
          <w:spacing w:val="1"/>
          <w:lang w:val="es-MX"/>
        </w:rPr>
        <w:t xml:space="preserve"> </w:t>
      </w:r>
      <w:r w:rsidRPr="00D41945">
        <w:rPr>
          <w:lang w:val="es-MX"/>
        </w:rPr>
        <w:t>contextos territoriales, culturales y sociales, que sean resultado de ellos y provengan por cada</w:t>
      </w:r>
      <w:r w:rsidRPr="00D41945">
        <w:rPr>
          <w:spacing w:val="1"/>
          <w:lang w:val="es-MX"/>
        </w:rPr>
        <w:t xml:space="preserve"> </w:t>
      </w:r>
      <w:r w:rsidRPr="00D41945">
        <w:rPr>
          <w:lang w:val="es-MX"/>
        </w:rPr>
        <w:t>uno</w:t>
      </w:r>
      <w:r w:rsidRPr="00D41945">
        <w:rPr>
          <w:spacing w:val="-1"/>
          <w:lang w:val="es-MX"/>
        </w:rPr>
        <w:t xml:space="preserve"> </w:t>
      </w:r>
      <w:r w:rsidRPr="00D41945">
        <w:rPr>
          <w:lang w:val="es-MX"/>
        </w:rPr>
        <w:t>de los 7 Pueblos Indígenas participantes.</w:t>
      </w:r>
    </w:p>
    <w:p w14:paraId="535BDEC2" w14:textId="77777777" w:rsidR="00EF0426" w:rsidRPr="00D41945" w:rsidRDefault="00EF0426">
      <w:pPr>
        <w:pStyle w:val="Textoindependiente"/>
        <w:spacing w:before="6"/>
        <w:rPr>
          <w:sz w:val="27"/>
          <w:lang w:val="es-MX"/>
        </w:rPr>
      </w:pPr>
    </w:p>
    <w:p w14:paraId="067D8A01" w14:textId="6AEE7777" w:rsidR="00EF0426" w:rsidRPr="00D41945" w:rsidRDefault="008F73EB">
      <w:pPr>
        <w:pStyle w:val="Textoindependiente"/>
        <w:spacing w:before="1" w:line="276" w:lineRule="auto"/>
        <w:ind w:left="112" w:right="109"/>
        <w:jc w:val="both"/>
        <w:rPr>
          <w:lang w:val="es-MX"/>
        </w:rPr>
      </w:pPr>
      <w:r w:rsidRPr="00D41945">
        <w:rPr>
          <w:lang w:val="es-MX"/>
        </w:rPr>
        <w:t>La</w:t>
      </w:r>
      <w:r w:rsidRPr="00D41945">
        <w:rPr>
          <w:spacing w:val="-4"/>
          <w:lang w:val="es-MX"/>
        </w:rPr>
        <w:t xml:space="preserve"> </w:t>
      </w:r>
      <w:r w:rsidRPr="00D41945">
        <w:rPr>
          <w:lang w:val="es-MX"/>
        </w:rPr>
        <w:t>relación</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las</w:t>
      </w:r>
      <w:r w:rsidRPr="00D41945">
        <w:rPr>
          <w:spacing w:val="-3"/>
          <w:lang w:val="es-MX"/>
        </w:rPr>
        <w:t xml:space="preserve"> </w:t>
      </w:r>
      <w:r w:rsidRPr="00D41945">
        <w:rPr>
          <w:lang w:val="es-MX"/>
        </w:rPr>
        <w:t>regiones</w:t>
      </w:r>
      <w:r w:rsidRPr="00D41945">
        <w:rPr>
          <w:spacing w:val="-3"/>
          <w:lang w:val="es-MX"/>
        </w:rPr>
        <w:t xml:space="preserve"> </w:t>
      </w:r>
      <w:r w:rsidRPr="00D41945">
        <w:rPr>
          <w:lang w:val="es-MX"/>
        </w:rPr>
        <w:t>y</w:t>
      </w:r>
      <w:r w:rsidRPr="00D41945">
        <w:rPr>
          <w:spacing w:val="-3"/>
          <w:lang w:val="es-MX"/>
        </w:rPr>
        <w:t xml:space="preserve"> </w:t>
      </w:r>
      <w:r w:rsidRPr="00D41945">
        <w:rPr>
          <w:lang w:val="es-MX"/>
        </w:rPr>
        <w:t>municipios</w:t>
      </w:r>
      <w:r w:rsidRPr="00D41945">
        <w:rPr>
          <w:spacing w:val="-3"/>
          <w:lang w:val="es-MX"/>
        </w:rPr>
        <w:t xml:space="preserve"> </w:t>
      </w:r>
      <w:r w:rsidRPr="00D41945">
        <w:rPr>
          <w:lang w:val="es-MX"/>
        </w:rPr>
        <w:t>indígena,</w:t>
      </w:r>
      <w:r w:rsidRPr="00D41945">
        <w:rPr>
          <w:spacing w:val="-4"/>
          <w:lang w:val="es-MX"/>
        </w:rPr>
        <w:t xml:space="preserve"> </w:t>
      </w:r>
      <w:r w:rsidRPr="00D41945">
        <w:rPr>
          <w:lang w:val="es-MX"/>
        </w:rPr>
        <w:t>se</w:t>
      </w:r>
      <w:r w:rsidRPr="00D41945">
        <w:rPr>
          <w:spacing w:val="-3"/>
          <w:lang w:val="es-MX"/>
        </w:rPr>
        <w:t xml:space="preserve"> </w:t>
      </w:r>
      <w:r w:rsidRPr="00D41945">
        <w:rPr>
          <w:lang w:val="es-MX"/>
        </w:rPr>
        <w:t>han</w:t>
      </w:r>
      <w:r w:rsidRPr="00D41945">
        <w:rPr>
          <w:spacing w:val="-3"/>
          <w:lang w:val="es-MX"/>
        </w:rPr>
        <w:t xml:space="preserve"> </w:t>
      </w:r>
      <w:r w:rsidRPr="00D41945">
        <w:rPr>
          <w:lang w:val="es-MX"/>
        </w:rPr>
        <w:t>determinado</w:t>
      </w:r>
      <w:r w:rsidRPr="00D41945">
        <w:rPr>
          <w:spacing w:val="-3"/>
          <w:lang w:val="es-MX"/>
        </w:rPr>
        <w:t xml:space="preserve"> </w:t>
      </w:r>
      <w:r w:rsidRPr="00D41945">
        <w:rPr>
          <w:lang w:val="es-MX"/>
        </w:rPr>
        <w:t>en</w:t>
      </w:r>
      <w:r w:rsidRPr="00D41945">
        <w:rPr>
          <w:spacing w:val="-3"/>
          <w:lang w:val="es-MX"/>
        </w:rPr>
        <w:t xml:space="preserve"> </w:t>
      </w:r>
      <w:r w:rsidRPr="00D41945">
        <w:rPr>
          <w:lang w:val="es-MX"/>
        </w:rPr>
        <w:t>apego</w:t>
      </w:r>
      <w:r w:rsidRPr="00D41945">
        <w:rPr>
          <w:spacing w:val="-3"/>
          <w:lang w:val="es-MX"/>
        </w:rPr>
        <w:t xml:space="preserve"> </w:t>
      </w:r>
      <w:r w:rsidRPr="00D41945">
        <w:rPr>
          <w:lang w:val="es-MX"/>
        </w:rPr>
        <w:t>a</w:t>
      </w:r>
      <w:r w:rsidRPr="00D41945">
        <w:rPr>
          <w:spacing w:val="-3"/>
          <w:lang w:val="es-MX"/>
        </w:rPr>
        <w:t xml:space="preserve"> </w:t>
      </w:r>
      <w:r w:rsidRPr="00D41945">
        <w:rPr>
          <w:lang w:val="es-MX"/>
        </w:rPr>
        <w:t>los</w:t>
      </w:r>
      <w:r w:rsidRPr="00D41945">
        <w:rPr>
          <w:spacing w:val="-3"/>
          <w:lang w:val="es-MX"/>
        </w:rPr>
        <w:t xml:space="preserve"> </w:t>
      </w:r>
      <w:r w:rsidRPr="00D41945">
        <w:rPr>
          <w:lang w:val="es-MX"/>
        </w:rPr>
        <w:t>siguientes</w:t>
      </w:r>
      <w:r w:rsidRPr="00D41945">
        <w:rPr>
          <w:spacing w:val="-65"/>
          <w:lang w:val="es-MX"/>
        </w:rPr>
        <w:t xml:space="preserve"> </w:t>
      </w:r>
      <w:r w:rsidRPr="00D41945">
        <w:rPr>
          <w:lang w:val="es-MX"/>
        </w:rPr>
        <w:t>indicadores</w:t>
      </w:r>
      <w:r w:rsidRPr="00D41945">
        <w:rPr>
          <w:spacing w:val="-12"/>
          <w:lang w:val="es-MX"/>
        </w:rPr>
        <w:t xml:space="preserve"> </w:t>
      </w:r>
      <w:r w:rsidRPr="00D41945">
        <w:rPr>
          <w:lang w:val="es-MX"/>
        </w:rPr>
        <w:t>que</w:t>
      </w:r>
      <w:r w:rsidRPr="00D41945">
        <w:rPr>
          <w:spacing w:val="-11"/>
          <w:lang w:val="es-MX"/>
        </w:rPr>
        <w:t xml:space="preserve"> </w:t>
      </w:r>
      <w:r w:rsidRPr="00D41945">
        <w:rPr>
          <w:lang w:val="es-MX"/>
        </w:rPr>
        <w:t>el</w:t>
      </w:r>
      <w:r w:rsidRPr="00D41945">
        <w:rPr>
          <w:spacing w:val="-11"/>
          <w:lang w:val="es-MX"/>
        </w:rPr>
        <w:t xml:space="preserve"> </w:t>
      </w:r>
      <w:r w:rsidRPr="00D41945">
        <w:rPr>
          <w:lang w:val="es-MX"/>
        </w:rPr>
        <w:t>Instituto</w:t>
      </w:r>
      <w:r w:rsidRPr="00D41945">
        <w:rPr>
          <w:spacing w:val="-12"/>
          <w:lang w:val="es-MX"/>
        </w:rPr>
        <w:t xml:space="preserve"> </w:t>
      </w:r>
      <w:r w:rsidRPr="00D41945">
        <w:rPr>
          <w:lang w:val="es-MX"/>
        </w:rPr>
        <w:t>Nacional</w:t>
      </w:r>
      <w:r w:rsidRPr="00D41945">
        <w:rPr>
          <w:spacing w:val="-11"/>
          <w:lang w:val="es-MX"/>
        </w:rPr>
        <w:t xml:space="preserve"> </w:t>
      </w:r>
      <w:r w:rsidRPr="00D41945">
        <w:rPr>
          <w:lang w:val="es-MX"/>
        </w:rPr>
        <w:t>de</w:t>
      </w:r>
      <w:r w:rsidRPr="00D41945">
        <w:rPr>
          <w:spacing w:val="-11"/>
          <w:lang w:val="es-MX"/>
        </w:rPr>
        <w:t xml:space="preserve"> </w:t>
      </w:r>
      <w:r w:rsidRPr="00D41945">
        <w:rPr>
          <w:lang w:val="es-MX"/>
        </w:rPr>
        <w:t>los</w:t>
      </w:r>
      <w:r w:rsidRPr="00D41945">
        <w:rPr>
          <w:spacing w:val="-12"/>
          <w:lang w:val="es-MX"/>
        </w:rPr>
        <w:t xml:space="preserve"> </w:t>
      </w:r>
      <w:r w:rsidRPr="00D41945">
        <w:rPr>
          <w:lang w:val="es-MX"/>
        </w:rPr>
        <w:t>Pueblos</w:t>
      </w:r>
      <w:r w:rsidRPr="00D41945">
        <w:rPr>
          <w:spacing w:val="-11"/>
          <w:lang w:val="es-MX"/>
        </w:rPr>
        <w:t xml:space="preserve"> </w:t>
      </w:r>
      <w:r w:rsidRPr="00D41945">
        <w:rPr>
          <w:lang w:val="es-MX"/>
        </w:rPr>
        <w:t>Indígenas</w:t>
      </w:r>
      <w:r w:rsidRPr="00D41945">
        <w:rPr>
          <w:spacing w:val="-11"/>
          <w:lang w:val="es-MX"/>
        </w:rPr>
        <w:t xml:space="preserve"> </w:t>
      </w:r>
      <w:r w:rsidRPr="00D41945">
        <w:rPr>
          <w:lang w:val="es-MX"/>
        </w:rPr>
        <w:t>(INPI),</w:t>
      </w:r>
      <w:r w:rsidRPr="00D41945">
        <w:rPr>
          <w:spacing w:val="-12"/>
          <w:lang w:val="es-MX"/>
        </w:rPr>
        <w:t xml:space="preserve"> </w:t>
      </w:r>
      <w:r w:rsidRPr="00D41945">
        <w:rPr>
          <w:lang w:val="es-MX"/>
        </w:rPr>
        <w:t>proporciona</w:t>
      </w:r>
      <w:r w:rsidRPr="00D41945">
        <w:rPr>
          <w:spacing w:val="-11"/>
          <w:lang w:val="es-MX"/>
        </w:rPr>
        <w:t xml:space="preserve"> </w:t>
      </w:r>
      <w:r w:rsidRPr="00D41945">
        <w:rPr>
          <w:lang w:val="es-MX"/>
        </w:rPr>
        <w:t>como</w:t>
      </w:r>
      <w:r w:rsidRPr="00D41945">
        <w:rPr>
          <w:spacing w:val="-11"/>
          <w:lang w:val="es-MX"/>
        </w:rPr>
        <w:t xml:space="preserve"> </w:t>
      </w:r>
      <w:r w:rsidRPr="00D41945">
        <w:rPr>
          <w:lang w:val="es-MX"/>
        </w:rPr>
        <w:t>instancia</w:t>
      </w:r>
      <w:r w:rsidRPr="00D41945">
        <w:rPr>
          <w:spacing w:val="-65"/>
          <w:lang w:val="es-MX"/>
        </w:rPr>
        <w:t xml:space="preserve"> </w:t>
      </w:r>
      <w:r w:rsidRPr="00D41945">
        <w:rPr>
          <w:lang w:val="es-MX"/>
        </w:rPr>
        <w:t>especializada en la materia, para clasificar en un catálogo nacional</w:t>
      </w:r>
      <w:r w:rsidRPr="00D41945">
        <w:rPr>
          <w:spacing w:val="1"/>
          <w:lang w:val="es-MX"/>
        </w:rPr>
        <w:t xml:space="preserve"> </w:t>
      </w:r>
      <w:r w:rsidRPr="00D41945">
        <w:rPr>
          <w:lang w:val="es-MX"/>
        </w:rPr>
        <w:t>a las diferentes poblaciones</w:t>
      </w:r>
      <w:r w:rsidRPr="00D41945">
        <w:rPr>
          <w:spacing w:val="-64"/>
          <w:lang w:val="es-MX"/>
        </w:rPr>
        <w:t xml:space="preserve"> </w:t>
      </w:r>
      <w:r w:rsidRPr="00D41945">
        <w:rPr>
          <w:lang w:val="es-MX"/>
        </w:rPr>
        <w:t>indígenas</w:t>
      </w:r>
      <w:r w:rsidRPr="00D41945">
        <w:rPr>
          <w:spacing w:val="-4"/>
          <w:lang w:val="es-MX"/>
        </w:rPr>
        <w:t xml:space="preserve"> </w:t>
      </w:r>
      <w:r w:rsidRPr="00D41945">
        <w:rPr>
          <w:lang w:val="es-MX"/>
        </w:rPr>
        <w:t>que</w:t>
      </w:r>
      <w:r w:rsidRPr="00D41945">
        <w:rPr>
          <w:spacing w:val="-3"/>
          <w:lang w:val="es-MX"/>
        </w:rPr>
        <w:t xml:space="preserve"> </w:t>
      </w:r>
      <w:r w:rsidRPr="00D41945">
        <w:rPr>
          <w:lang w:val="es-MX"/>
        </w:rPr>
        <w:t>existen</w:t>
      </w:r>
      <w:r w:rsidRPr="00D41945">
        <w:rPr>
          <w:spacing w:val="-3"/>
          <w:lang w:val="es-MX"/>
        </w:rPr>
        <w:t xml:space="preserve"> </w:t>
      </w:r>
      <w:r w:rsidRPr="00D41945">
        <w:rPr>
          <w:lang w:val="es-MX"/>
        </w:rPr>
        <w:t>dentro</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los</w:t>
      </w:r>
      <w:r w:rsidRPr="00D41945">
        <w:rPr>
          <w:spacing w:val="-4"/>
          <w:lang w:val="es-MX"/>
        </w:rPr>
        <w:t xml:space="preserve"> </w:t>
      </w:r>
      <w:r w:rsidRPr="00D41945">
        <w:rPr>
          <w:lang w:val="es-MX"/>
        </w:rPr>
        <w:t>Municipios</w:t>
      </w:r>
      <w:r w:rsidRPr="00D41945">
        <w:rPr>
          <w:spacing w:val="-3"/>
          <w:lang w:val="es-MX"/>
        </w:rPr>
        <w:t xml:space="preserve"> </w:t>
      </w:r>
      <w:r w:rsidRPr="00D41945">
        <w:rPr>
          <w:lang w:val="es-MX"/>
        </w:rPr>
        <w:t>y</w:t>
      </w:r>
      <w:r w:rsidRPr="00D41945">
        <w:rPr>
          <w:spacing w:val="-3"/>
          <w:lang w:val="es-MX"/>
        </w:rPr>
        <w:t xml:space="preserve"> </w:t>
      </w:r>
      <w:r w:rsidRPr="00D41945">
        <w:rPr>
          <w:lang w:val="es-MX"/>
        </w:rPr>
        <w:t>en</w:t>
      </w:r>
      <w:r w:rsidRPr="00D41945">
        <w:rPr>
          <w:spacing w:val="-3"/>
          <w:lang w:val="es-MX"/>
        </w:rPr>
        <w:t xml:space="preserve"> </w:t>
      </w:r>
      <w:r w:rsidRPr="00D41945">
        <w:rPr>
          <w:lang w:val="es-MX"/>
        </w:rPr>
        <w:t>particular</w:t>
      </w:r>
      <w:r w:rsidRPr="00D41945">
        <w:rPr>
          <w:spacing w:val="-3"/>
          <w:lang w:val="es-MX"/>
        </w:rPr>
        <w:t xml:space="preserve"> </w:t>
      </w:r>
      <w:r w:rsidRPr="00D41945">
        <w:rPr>
          <w:lang w:val="es-MX"/>
        </w:rPr>
        <w:t>en</w:t>
      </w:r>
      <w:r w:rsidRPr="00D41945">
        <w:rPr>
          <w:spacing w:val="-4"/>
          <w:lang w:val="es-MX"/>
        </w:rPr>
        <w:t xml:space="preserve"> </w:t>
      </w:r>
      <w:r w:rsidRPr="00D41945">
        <w:rPr>
          <w:lang w:val="es-MX"/>
        </w:rPr>
        <w:t>el</w:t>
      </w:r>
      <w:r w:rsidRPr="00D41945">
        <w:rPr>
          <w:spacing w:val="-3"/>
          <w:lang w:val="es-MX"/>
        </w:rPr>
        <w:t xml:space="preserve"> </w:t>
      </w:r>
      <w:r w:rsidRPr="00D41945">
        <w:rPr>
          <w:lang w:val="es-MX"/>
        </w:rPr>
        <w:t>estado</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Puebla,</w:t>
      </w:r>
      <w:r w:rsidRPr="00D41945">
        <w:rPr>
          <w:spacing w:val="-3"/>
          <w:lang w:val="es-MX"/>
        </w:rPr>
        <w:t xml:space="preserve"> </w:t>
      </w:r>
      <w:r w:rsidRPr="00D41945">
        <w:rPr>
          <w:lang w:val="es-MX"/>
        </w:rPr>
        <w:t>siendo</w:t>
      </w:r>
      <w:r w:rsidRPr="00D41945">
        <w:rPr>
          <w:spacing w:val="-3"/>
          <w:lang w:val="es-MX"/>
        </w:rPr>
        <w:t xml:space="preserve"> </w:t>
      </w:r>
      <w:r w:rsidRPr="00D41945">
        <w:rPr>
          <w:lang w:val="es-MX"/>
        </w:rPr>
        <w:t>los</w:t>
      </w:r>
      <w:r w:rsidRPr="00D41945">
        <w:rPr>
          <w:spacing w:val="-65"/>
          <w:lang w:val="es-MX"/>
        </w:rPr>
        <w:t xml:space="preserve"> </w:t>
      </w:r>
      <w:r w:rsidRPr="00D41945">
        <w:rPr>
          <w:spacing w:val="-1"/>
          <w:lang w:val="es-MX"/>
        </w:rPr>
        <w:t>siguientes:</w:t>
      </w:r>
      <w:r w:rsidRPr="00D41945">
        <w:rPr>
          <w:spacing w:val="-16"/>
          <w:lang w:val="es-MX"/>
        </w:rPr>
        <w:t xml:space="preserve"> </w:t>
      </w:r>
      <w:r w:rsidRPr="00D41945">
        <w:rPr>
          <w:spacing w:val="-1"/>
          <w:lang w:val="es-MX"/>
        </w:rPr>
        <w:t>Municipios</w:t>
      </w:r>
      <w:r w:rsidRPr="00D41945">
        <w:rPr>
          <w:spacing w:val="-15"/>
          <w:lang w:val="es-MX"/>
        </w:rPr>
        <w:t xml:space="preserve"> </w:t>
      </w:r>
      <w:r w:rsidRPr="00D41945">
        <w:rPr>
          <w:lang w:val="es-MX"/>
        </w:rPr>
        <w:t>indígenas.</w:t>
      </w:r>
      <w:r w:rsidRPr="00D41945">
        <w:rPr>
          <w:spacing w:val="-16"/>
          <w:lang w:val="es-MX"/>
        </w:rPr>
        <w:t xml:space="preserve"> </w:t>
      </w:r>
      <w:r w:rsidRPr="00D41945">
        <w:rPr>
          <w:lang w:val="es-MX"/>
        </w:rPr>
        <w:t>Aquellos</w:t>
      </w:r>
      <w:r w:rsidRPr="00D41945">
        <w:rPr>
          <w:spacing w:val="-15"/>
          <w:lang w:val="es-MX"/>
        </w:rPr>
        <w:t xml:space="preserve"> </w:t>
      </w:r>
      <w:r w:rsidRPr="00D41945">
        <w:rPr>
          <w:lang w:val="es-MX"/>
        </w:rPr>
        <w:t>con</w:t>
      </w:r>
      <w:r w:rsidRPr="00D41945">
        <w:rPr>
          <w:spacing w:val="-16"/>
          <w:lang w:val="es-MX"/>
        </w:rPr>
        <w:t xml:space="preserve"> </w:t>
      </w:r>
      <w:r w:rsidRPr="00D41945">
        <w:rPr>
          <w:lang w:val="es-MX"/>
        </w:rPr>
        <w:t>70%</w:t>
      </w:r>
      <w:r w:rsidRPr="00D41945">
        <w:rPr>
          <w:spacing w:val="-15"/>
          <w:lang w:val="es-MX"/>
        </w:rPr>
        <w:t xml:space="preserve"> </w:t>
      </w:r>
      <w:r w:rsidRPr="00D41945">
        <w:rPr>
          <w:lang w:val="es-MX"/>
        </w:rPr>
        <w:t>y</w:t>
      </w:r>
      <w:r w:rsidRPr="00D41945">
        <w:rPr>
          <w:spacing w:val="-15"/>
          <w:lang w:val="es-MX"/>
        </w:rPr>
        <w:t xml:space="preserve"> </w:t>
      </w:r>
      <w:r w:rsidRPr="00D41945">
        <w:rPr>
          <w:lang w:val="es-MX"/>
        </w:rPr>
        <w:t>más</w:t>
      </w:r>
      <w:r w:rsidRPr="00D41945">
        <w:rPr>
          <w:spacing w:val="-16"/>
          <w:lang w:val="es-MX"/>
        </w:rPr>
        <w:t xml:space="preserve"> </w:t>
      </w:r>
      <w:r w:rsidRPr="00D41945">
        <w:rPr>
          <w:lang w:val="es-MX"/>
        </w:rPr>
        <w:t>de</w:t>
      </w:r>
      <w:r w:rsidRPr="00D41945">
        <w:rPr>
          <w:spacing w:val="-15"/>
          <w:lang w:val="es-MX"/>
        </w:rPr>
        <w:t xml:space="preserve"> </w:t>
      </w:r>
      <w:r w:rsidRPr="00D41945">
        <w:rPr>
          <w:lang w:val="es-MX"/>
        </w:rPr>
        <w:t>población</w:t>
      </w:r>
      <w:r w:rsidRPr="00D41945">
        <w:rPr>
          <w:spacing w:val="-16"/>
          <w:lang w:val="es-MX"/>
        </w:rPr>
        <w:t xml:space="preserve"> </w:t>
      </w:r>
      <w:r w:rsidRPr="00D41945">
        <w:rPr>
          <w:lang w:val="es-MX"/>
        </w:rPr>
        <w:t>indígena</w:t>
      </w:r>
      <w:r w:rsidRPr="00D41945">
        <w:rPr>
          <w:spacing w:val="-15"/>
          <w:lang w:val="es-MX"/>
        </w:rPr>
        <w:t xml:space="preserve"> </w:t>
      </w:r>
      <w:r w:rsidRPr="00D41945">
        <w:rPr>
          <w:lang w:val="es-MX"/>
        </w:rPr>
        <w:t>y</w:t>
      </w:r>
      <w:r w:rsidRPr="00D41945">
        <w:rPr>
          <w:spacing w:val="-15"/>
          <w:lang w:val="es-MX"/>
        </w:rPr>
        <w:t xml:space="preserve"> </w:t>
      </w:r>
      <w:r w:rsidRPr="00D41945">
        <w:rPr>
          <w:lang w:val="es-MX"/>
        </w:rPr>
        <w:t>con</w:t>
      </w:r>
      <w:r w:rsidRPr="00D41945">
        <w:rPr>
          <w:spacing w:val="-16"/>
          <w:lang w:val="es-MX"/>
        </w:rPr>
        <w:t xml:space="preserve"> </w:t>
      </w:r>
      <w:r w:rsidRPr="00D41945">
        <w:rPr>
          <w:lang w:val="es-MX"/>
        </w:rPr>
        <w:t>porcentaje</w:t>
      </w:r>
      <w:r w:rsidRPr="00D41945">
        <w:rPr>
          <w:spacing w:val="-64"/>
          <w:lang w:val="es-MX"/>
        </w:rPr>
        <w:t xml:space="preserve"> </w:t>
      </w:r>
      <w:r w:rsidRPr="00D41945">
        <w:rPr>
          <w:lang w:val="es-MX"/>
        </w:rPr>
        <w:t>de</w:t>
      </w:r>
      <w:r w:rsidRPr="00D41945">
        <w:rPr>
          <w:spacing w:val="-1"/>
          <w:lang w:val="es-MX"/>
        </w:rPr>
        <w:t xml:space="preserve"> </w:t>
      </w:r>
      <w:r w:rsidRPr="00D41945">
        <w:rPr>
          <w:lang w:val="es-MX"/>
        </w:rPr>
        <w:t>40%</w:t>
      </w:r>
      <w:r w:rsidRPr="00D41945">
        <w:rPr>
          <w:spacing w:val="-1"/>
          <w:lang w:val="es-MX"/>
        </w:rPr>
        <w:t xml:space="preserve"> </w:t>
      </w:r>
      <w:r w:rsidRPr="00D41945">
        <w:rPr>
          <w:lang w:val="es-MX"/>
        </w:rPr>
        <w:t>a</w:t>
      </w:r>
      <w:r w:rsidRPr="00D41945">
        <w:rPr>
          <w:spacing w:val="-1"/>
          <w:lang w:val="es-MX"/>
        </w:rPr>
        <w:t xml:space="preserve"> </w:t>
      </w:r>
      <w:r w:rsidRPr="00D41945">
        <w:rPr>
          <w:lang w:val="es-MX"/>
        </w:rPr>
        <w:t>69%</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población</w:t>
      </w:r>
      <w:r w:rsidRPr="00D41945">
        <w:rPr>
          <w:spacing w:val="-1"/>
          <w:lang w:val="es-MX"/>
        </w:rPr>
        <w:t xml:space="preserve"> </w:t>
      </w:r>
      <w:r w:rsidRPr="00D41945">
        <w:rPr>
          <w:lang w:val="es-MX"/>
        </w:rPr>
        <w:t>indígena;</w:t>
      </w:r>
      <w:r w:rsidRPr="00D41945">
        <w:rPr>
          <w:spacing w:val="-1"/>
          <w:lang w:val="es-MX"/>
        </w:rPr>
        <w:t xml:space="preserve"> </w:t>
      </w:r>
      <w:r w:rsidRPr="00D41945">
        <w:rPr>
          <w:lang w:val="es-MX"/>
        </w:rPr>
        <w:t>Municipios</w:t>
      </w:r>
      <w:r w:rsidRPr="00D41945">
        <w:rPr>
          <w:spacing w:val="-1"/>
          <w:lang w:val="es-MX"/>
        </w:rPr>
        <w:t xml:space="preserve"> </w:t>
      </w:r>
      <w:r w:rsidRPr="00D41945">
        <w:rPr>
          <w:lang w:val="es-MX"/>
        </w:rPr>
        <w:t>con</w:t>
      </w:r>
      <w:r w:rsidRPr="00D41945">
        <w:rPr>
          <w:spacing w:val="-1"/>
          <w:lang w:val="es-MX"/>
        </w:rPr>
        <w:t xml:space="preserve"> </w:t>
      </w:r>
      <w:r w:rsidRPr="00D41945">
        <w:rPr>
          <w:lang w:val="es-MX"/>
        </w:rPr>
        <w:t>población</w:t>
      </w:r>
      <w:r w:rsidRPr="00D41945">
        <w:rPr>
          <w:spacing w:val="-1"/>
          <w:lang w:val="es-MX"/>
        </w:rPr>
        <w:t xml:space="preserve"> </w:t>
      </w:r>
      <w:r w:rsidRPr="00D41945">
        <w:rPr>
          <w:lang w:val="es-MX"/>
        </w:rPr>
        <w:t>indígena</w:t>
      </w:r>
      <w:r w:rsidRPr="00D41945">
        <w:rPr>
          <w:spacing w:val="-1"/>
          <w:lang w:val="es-MX"/>
        </w:rPr>
        <w:t xml:space="preserve"> </w:t>
      </w:r>
      <w:r w:rsidRPr="00D41945">
        <w:rPr>
          <w:lang w:val="es-MX"/>
        </w:rPr>
        <w:t>dispersa.</w:t>
      </w:r>
      <w:r w:rsidRPr="00D41945">
        <w:rPr>
          <w:spacing w:val="-1"/>
          <w:lang w:val="es-MX"/>
        </w:rPr>
        <w:t xml:space="preserve"> </w:t>
      </w:r>
      <w:r w:rsidRPr="00D41945">
        <w:rPr>
          <w:lang w:val="es-MX"/>
        </w:rPr>
        <w:t>Aquellos</w:t>
      </w:r>
      <w:r w:rsidRPr="00D41945">
        <w:rPr>
          <w:spacing w:val="-1"/>
          <w:lang w:val="es-MX"/>
        </w:rPr>
        <w:t xml:space="preserve"> </w:t>
      </w:r>
      <w:r w:rsidRPr="00D41945">
        <w:rPr>
          <w:lang w:val="es-MX"/>
        </w:rPr>
        <w:t>con</w:t>
      </w:r>
      <w:r w:rsidRPr="00D41945">
        <w:rPr>
          <w:spacing w:val="-65"/>
          <w:lang w:val="es-MX"/>
        </w:rPr>
        <w:t xml:space="preserve"> </w:t>
      </w:r>
      <w:r w:rsidRPr="00D41945">
        <w:rPr>
          <w:lang w:val="es-MX"/>
        </w:rPr>
        <w:t>menos de 40% de población indígena y menos de 5,000 indígenas y Municipios con presencia</w:t>
      </w:r>
      <w:r w:rsidRPr="00D41945">
        <w:rPr>
          <w:spacing w:val="1"/>
          <w:lang w:val="es-MX"/>
        </w:rPr>
        <w:t xml:space="preserve"> </w:t>
      </w:r>
      <w:r w:rsidRPr="00D41945">
        <w:rPr>
          <w:lang w:val="es-MX"/>
        </w:rPr>
        <w:t>indígena.</w:t>
      </w:r>
      <w:r w:rsidRPr="00D41945">
        <w:rPr>
          <w:spacing w:val="-14"/>
          <w:lang w:val="es-MX"/>
        </w:rPr>
        <w:t xml:space="preserve"> </w:t>
      </w:r>
      <w:r w:rsidRPr="00D41945">
        <w:rPr>
          <w:lang w:val="es-MX"/>
        </w:rPr>
        <w:t>Aquellos</w:t>
      </w:r>
      <w:r w:rsidRPr="00D41945">
        <w:rPr>
          <w:spacing w:val="-14"/>
          <w:lang w:val="es-MX"/>
        </w:rPr>
        <w:t xml:space="preserve"> </w:t>
      </w:r>
      <w:r w:rsidRPr="00D41945">
        <w:rPr>
          <w:lang w:val="es-MX"/>
        </w:rPr>
        <w:t>con</w:t>
      </w:r>
      <w:r w:rsidRPr="00D41945">
        <w:rPr>
          <w:spacing w:val="-14"/>
          <w:lang w:val="es-MX"/>
        </w:rPr>
        <w:t xml:space="preserve"> </w:t>
      </w:r>
      <w:r w:rsidRPr="00D41945">
        <w:rPr>
          <w:lang w:val="es-MX"/>
        </w:rPr>
        <w:t>menos</w:t>
      </w:r>
      <w:r w:rsidRPr="00D41945">
        <w:rPr>
          <w:spacing w:val="-14"/>
          <w:lang w:val="es-MX"/>
        </w:rPr>
        <w:t xml:space="preserve"> </w:t>
      </w:r>
      <w:r w:rsidRPr="00D41945">
        <w:rPr>
          <w:lang w:val="es-MX"/>
        </w:rPr>
        <w:t>de</w:t>
      </w:r>
      <w:r w:rsidRPr="00D41945">
        <w:rPr>
          <w:spacing w:val="-14"/>
          <w:lang w:val="es-MX"/>
        </w:rPr>
        <w:t xml:space="preserve"> </w:t>
      </w:r>
      <w:r w:rsidRPr="00D41945">
        <w:rPr>
          <w:lang w:val="es-MX"/>
        </w:rPr>
        <w:t>40%</w:t>
      </w:r>
      <w:r w:rsidRPr="00D41945">
        <w:rPr>
          <w:spacing w:val="-14"/>
          <w:lang w:val="es-MX"/>
        </w:rPr>
        <w:t xml:space="preserve"> </w:t>
      </w:r>
      <w:r w:rsidRPr="00D41945">
        <w:rPr>
          <w:lang w:val="es-MX"/>
        </w:rPr>
        <w:t>de</w:t>
      </w:r>
      <w:r w:rsidRPr="00D41945">
        <w:rPr>
          <w:spacing w:val="-14"/>
          <w:lang w:val="es-MX"/>
        </w:rPr>
        <w:t xml:space="preserve"> </w:t>
      </w:r>
      <w:r w:rsidRPr="00D41945">
        <w:rPr>
          <w:lang w:val="es-MX"/>
        </w:rPr>
        <w:t>población</w:t>
      </w:r>
      <w:r w:rsidRPr="00D41945">
        <w:rPr>
          <w:spacing w:val="-14"/>
          <w:lang w:val="es-MX"/>
        </w:rPr>
        <w:t xml:space="preserve"> </w:t>
      </w:r>
      <w:r w:rsidRPr="00D41945">
        <w:rPr>
          <w:lang w:val="es-MX"/>
        </w:rPr>
        <w:t>indígena</w:t>
      </w:r>
      <w:r w:rsidRPr="00D41945">
        <w:rPr>
          <w:spacing w:val="-14"/>
          <w:lang w:val="es-MX"/>
        </w:rPr>
        <w:t xml:space="preserve"> </w:t>
      </w:r>
      <w:r w:rsidRPr="00D41945">
        <w:rPr>
          <w:lang w:val="es-MX"/>
        </w:rPr>
        <w:t>pero</w:t>
      </w:r>
      <w:r w:rsidRPr="00D41945">
        <w:rPr>
          <w:spacing w:val="-14"/>
          <w:lang w:val="es-MX"/>
        </w:rPr>
        <w:t xml:space="preserve"> </w:t>
      </w:r>
      <w:r w:rsidRPr="00D41945">
        <w:rPr>
          <w:lang w:val="es-MX"/>
        </w:rPr>
        <w:t>más</w:t>
      </w:r>
      <w:r w:rsidRPr="00D41945">
        <w:rPr>
          <w:spacing w:val="-14"/>
          <w:lang w:val="es-MX"/>
        </w:rPr>
        <w:t xml:space="preserve"> </w:t>
      </w:r>
      <w:r w:rsidRPr="00D41945">
        <w:rPr>
          <w:lang w:val="es-MX"/>
        </w:rPr>
        <w:t>de</w:t>
      </w:r>
      <w:r w:rsidRPr="00D41945">
        <w:rPr>
          <w:spacing w:val="-14"/>
          <w:lang w:val="es-MX"/>
        </w:rPr>
        <w:t xml:space="preserve"> </w:t>
      </w:r>
      <w:r w:rsidRPr="00D41945">
        <w:rPr>
          <w:lang w:val="es-MX"/>
        </w:rPr>
        <w:t>5,000</w:t>
      </w:r>
      <w:r w:rsidRPr="00D41945">
        <w:rPr>
          <w:spacing w:val="-13"/>
          <w:lang w:val="es-MX"/>
        </w:rPr>
        <w:t xml:space="preserve"> </w:t>
      </w:r>
      <w:r w:rsidRPr="00D41945">
        <w:rPr>
          <w:lang w:val="es-MX"/>
        </w:rPr>
        <w:t>indígenas</w:t>
      </w:r>
      <w:r w:rsidRPr="00D41945">
        <w:rPr>
          <w:spacing w:val="-14"/>
          <w:lang w:val="es-MX"/>
        </w:rPr>
        <w:t xml:space="preserve"> </w:t>
      </w:r>
      <w:r w:rsidRPr="00D41945">
        <w:rPr>
          <w:lang w:val="es-MX"/>
        </w:rPr>
        <w:t>dentro</w:t>
      </w:r>
      <w:r w:rsidRPr="00D41945">
        <w:rPr>
          <w:spacing w:val="-65"/>
          <w:lang w:val="es-MX"/>
        </w:rPr>
        <w:t xml:space="preserve"> </w:t>
      </w:r>
      <w:r w:rsidRPr="00D41945">
        <w:rPr>
          <w:lang w:val="es-MX"/>
        </w:rPr>
        <w:t>de su población total y con presencia importante de hablantes de lengua minoritaria. También</w:t>
      </w:r>
      <w:r w:rsidRPr="00D41945">
        <w:rPr>
          <w:spacing w:val="1"/>
          <w:lang w:val="es-MX"/>
        </w:rPr>
        <w:t xml:space="preserve"> </w:t>
      </w:r>
      <w:r w:rsidRPr="00D41945">
        <w:rPr>
          <w:lang w:val="es-MX"/>
        </w:rPr>
        <w:t>recurriendo a los datos proporcionados por el Instituto Nacional de Estadística y Geografía</w:t>
      </w:r>
      <w:r w:rsidRPr="00D41945">
        <w:rPr>
          <w:spacing w:val="1"/>
          <w:lang w:val="es-MX"/>
        </w:rPr>
        <w:t xml:space="preserve"> </w:t>
      </w:r>
      <w:r w:rsidRPr="00D41945">
        <w:rPr>
          <w:lang w:val="es-MX"/>
        </w:rPr>
        <w:t>(INEGI</w:t>
      </w:r>
      <w:r w:rsidRPr="00410957">
        <w:rPr>
          <w:lang w:val="es-MX"/>
        </w:rPr>
        <w:t>).</w:t>
      </w:r>
    </w:p>
    <w:p w14:paraId="1923ED75" w14:textId="77777777" w:rsidR="00EF0426" w:rsidRPr="00D41945" w:rsidRDefault="00EF0426">
      <w:pPr>
        <w:pStyle w:val="Textoindependiente"/>
        <w:spacing w:before="4"/>
        <w:rPr>
          <w:sz w:val="27"/>
          <w:lang w:val="es-MX"/>
        </w:rPr>
      </w:pPr>
    </w:p>
    <w:p w14:paraId="1259519C" w14:textId="50B3E2EE" w:rsidR="00EF0426" w:rsidRPr="00D41945" w:rsidRDefault="00D0136E">
      <w:pPr>
        <w:pStyle w:val="Textoindependiente"/>
        <w:spacing w:line="276" w:lineRule="auto"/>
        <w:ind w:left="112" w:right="109"/>
        <w:jc w:val="both"/>
        <w:rPr>
          <w:lang w:val="es-MX"/>
        </w:rPr>
      </w:pPr>
      <w:r w:rsidRPr="00D41945">
        <w:rPr>
          <w:lang w:val="es-MX"/>
        </w:rPr>
        <w:t>En</w:t>
      </w:r>
      <w:r w:rsidRPr="00D41945">
        <w:rPr>
          <w:spacing w:val="-6"/>
          <w:lang w:val="es-MX"/>
        </w:rPr>
        <w:t xml:space="preserve"> las</w:t>
      </w:r>
      <w:r w:rsidR="008F73EB" w:rsidRPr="00D41945">
        <w:rPr>
          <w:spacing w:val="-5"/>
          <w:lang w:val="es-MX"/>
        </w:rPr>
        <w:t xml:space="preserve"> </w:t>
      </w:r>
      <w:r w:rsidR="008F73EB" w:rsidRPr="00D41945">
        <w:rPr>
          <w:lang w:val="es-MX"/>
        </w:rPr>
        <w:t>etapas</w:t>
      </w:r>
      <w:r w:rsidR="008F73EB" w:rsidRPr="00D41945">
        <w:rPr>
          <w:spacing w:val="-5"/>
          <w:lang w:val="es-MX"/>
        </w:rPr>
        <w:t xml:space="preserve"> </w:t>
      </w:r>
      <w:r w:rsidR="008F73EB" w:rsidRPr="00D41945">
        <w:rPr>
          <w:lang w:val="es-MX"/>
        </w:rPr>
        <w:t>del</w:t>
      </w:r>
      <w:r w:rsidR="008F73EB" w:rsidRPr="00D41945">
        <w:rPr>
          <w:spacing w:val="-5"/>
          <w:lang w:val="es-MX"/>
        </w:rPr>
        <w:t xml:space="preserve"> </w:t>
      </w:r>
      <w:r w:rsidR="008F73EB" w:rsidRPr="00D41945">
        <w:rPr>
          <w:lang w:val="es-MX"/>
        </w:rPr>
        <w:t>proceso</w:t>
      </w:r>
      <w:r w:rsidR="008F73EB" w:rsidRPr="00D41945">
        <w:rPr>
          <w:spacing w:val="-5"/>
          <w:lang w:val="es-MX"/>
        </w:rPr>
        <w:t xml:space="preserve"> </w:t>
      </w:r>
      <w:r w:rsidR="008F73EB" w:rsidRPr="00D41945">
        <w:rPr>
          <w:lang w:val="es-MX"/>
        </w:rPr>
        <w:t>de</w:t>
      </w:r>
      <w:r w:rsidR="008F73EB" w:rsidRPr="00D41945">
        <w:rPr>
          <w:spacing w:val="-5"/>
          <w:lang w:val="es-MX"/>
        </w:rPr>
        <w:t xml:space="preserve"> </w:t>
      </w:r>
      <w:r w:rsidR="008F73EB" w:rsidRPr="00D41945">
        <w:rPr>
          <w:lang w:val="es-MX"/>
        </w:rPr>
        <w:t>consulta</w:t>
      </w:r>
      <w:r w:rsidR="00112E05" w:rsidRPr="00D41945">
        <w:rPr>
          <w:lang w:val="es-MX"/>
        </w:rPr>
        <w:t xml:space="preserve"> </w:t>
      </w:r>
      <w:r w:rsidR="008F73EB" w:rsidRPr="00D41945">
        <w:rPr>
          <w:lang w:val="es-MX"/>
        </w:rPr>
        <w:t>se determinarán las sedes que corresponden a los diferentes territorios que ocupan</w:t>
      </w:r>
      <w:r w:rsidR="008F73EB" w:rsidRPr="00D41945">
        <w:rPr>
          <w:spacing w:val="1"/>
          <w:lang w:val="es-MX"/>
        </w:rPr>
        <w:t xml:space="preserve"> </w:t>
      </w:r>
      <w:r w:rsidR="008F73EB" w:rsidRPr="00D41945">
        <w:rPr>
          <w:lang w:val="es-MX"/>
        </w:rPr>
        <w:t xml:space="preserve">los siete Pueblos Indígenas en el </w:t>
      </w:r>
      <w:r w:rsidR="007A1057" w:rsidRPr="00D41945">
        <w:rPr>
          <w:lang w:val="es-MX"/>
        </w:rPr>
        <w:t>E</w:t>
      </w:r>
      <w:r w:rsidR="008F73EB" w:rsidRPr="00D41945">
        <w:rPr>
          <w:lang w:val="es-MX"/>
        </w:rPr>
        <w:t>stado. Inicialmente se definen 19 sedes para desarrollar la</w:t>
      </w:r>
      <w:r w:rsidR="008F73EB" w:rsidRPr="00D41945">
        <w:rPr>
          <w:spacing w:val="1"/>
          <w:lang w:val="es-MX"/>
        </w:rPr>
        <w:t xml:space="preserve"> </w:t>
      </w:r>
      <w:r w:rsidR="008F73EB" w:rsidRPr="00D41945">
        <w:rPr>
          <w:lang w:val="es-MX"/>
        </w:rPr>
        <w:t>Etapa</w:t>
      </w:r>
      <w:r w:rsidR="008F73EB" w:rsidRPr="00D41945">
        <w:rPr>
          <w:spacing w:val="1"/>
          <w:lang w:val="es-MX"/>
        </w:rPr>
        <w:t xml:space="preserve"> </w:t>
      </w:r>
      <w:r w:rsidR="008F73EB" w:rsidRPr="00D41945">
        <w:rPr>
          <w:lang w:val="es-MX"/>
        </w:rPr>
        <w:t>de</w:t>
      </w:r>
      <w:r w:rsidR="008F73EB" w:rsidRPr="00D41945">
        <w:rPr>
          <w:spacing w:val="1"/>
          <w:lang w:val="es-MX"/>
        </w:rPr>
        <w:t xml:space="preserve"> </w:t>
      </w:r>
      <w:r w:rsidR="008F73EB" w:rsidRPr="00D41945">
        <w:rPr>
          <w:lang w:val="es-MX"/>
        </w:rPr>
        <w:t>Acuerdos</w:t>
      </w:r>
      <w:r w:rsidR="008F73EB" w:rsidRPr="00D41945">
        <w:rPr>
          <w:spacing w:val="1"/>
          <w:lang w:val="es-MX"/>
        </w:rPr>
        <w:t xml:space="preserve"> </w:t>
      </w:r>
      <w:r w:rsidR="008F73EB" w:rsidRPr="00D41945">
        <w:rPr>
          <w:lang w:val="es-MX"/>
        </w:rPr>
        <w:t>Previos</w:t>
      </w:r>
      <w:r w:rsidR="008F73EB" w:rsidRPr="00D41945">
        <w:rPr>
          <w:spacing w:val="1"/>
          <w:lang w:val="es-MX"/>
        </w:rPr>
        <w:t xml:space="preserve"> </w:t>
      </w:r>
      <w:r w:rsidR="006309A8" w:rsidRPr="00D41945">
        <w:rPr>
          <w:lang w:val="es-MX"/>
        </w:rPr>
        <w:t>para</w:t>
      </w:r>
      <w:r w:rsidR="008F73EB" w:rsidRPr="00D41945">
        <w:rPr>
          <w:spacing w:val="1"/>
          <w:lang w:val="es-MX"/>
        </w:rPr>
        <w:t xml:space="preserve"> </w:t>
      </w:r>
      <w:r w:rsidR="008F73EB" w:rsidRPr="00D41945">
        <w:rPr>
          <w:lang w:val="es-MX"/>
        </w:rPr>
        <w:t>validar</w:t>
      </w:r>
      <w:r w:rsidR="008F73EB" w:rsidRPr="00D41945">
        <w:rPr>
          <w:spacing w:val="1"/>
          <w:lang w:val="es-MX"/>
        </w:rPr>
        <w:t xml:space="preserve"> </w:t>
      </w:r>
      <w:r w:rsidR="008F73EB" w:rsidRPr="00D41945">
        <w:rPr>
          <w:lang w:val="es-MX"/>
        </w:rPr>
        <w:t>el</w:t>
      </w:r>
      <w:r w:rsidR="008F73EB" w:rsidRPr="00D41945">
        <w:rPr>
          <w:spacing w:val="1"/>
          <w:lang w:val="es-MX"/>
        </w:rPr>
        <w:t xml:space="preserve"> </w:t>
      </w:r>
      <w:r w:rsidR="008F73EB" w:rsidRPr="00D41945">
        <w:rPr>
          <w:lang w:val="es-MX"/>
        </w:rPr>
        <w:t>Protocolo</w:t>
      </w:r>
      <w:r w:rsidR="008F73EB" w:rsidRPr="00D41945">
        <w:rPr>
          <w:spacing w:val="1"/>
          <w:lang w:val="es-MX"/>
        </w:rPr>
        <w:t xml:space="preserve"> </w:t>
      </w:r>
      <w:r w:rsidR="008F73EB" w:rsidRPr="00D41945">
        <w:rPr>
          <w:lang w:val="es-MX"/>
        </w:rPr>
        <w:t>de</w:t>
      </w:r>
      <w:r w:rsidR="008F73EB" w:rsidRPr="00D41945">
        <w:rPr>
          <w:spacing w:val="1"/>
          <w:lang w:val="es-MX"/>
        </w:rPr>
        <w:t xml:space="preserve"> </w:t>
      </w:r>
      <w:r w:rsidR="00CD5A62" w:rsidRPr="00D41945">
        <w:rPr>
          <w:lang w:val="es-MX"/>
        </w:rPr>
        <w:t>consulta</w:t>
      </w:r>
      <w:r w:rsidR="00CD5A62" w:rsidRPr="00D41945">
        <w:rPr>
          <w:spacing w:val="1"/>
          <w:lang w:val="es-MX"/>
        </w:rPr>
        <w:t>,</w:t>
      </w:r>
      <w:r w:rsidR="008F73EB" w:rsidRPr="00D41945">
        <w:rPr>
          <w:spacing w:val="1"/>
          <w:lang w:val="es-MX"/>
        </w:rPr>
        <w:t xml:space="preserve"> </w:t>
      </w:r>
      <w:r w:rsidR="008F73EB" w:rsidRPr="00D41945">
        <w:rPr>
          <w:lang w:val="es-MX"/>
        </w:rPr>
        <w:t>con</w:t>
      </w:r>
      <w:r w:rsidR="008F73EB" w:rsidRPr="00D41945">
        <w:rPr>
          <w:spacing w:val="1"/>
          <w:lang w:val="es-MX"/>
        </w:rPr>
        <w:t xml:space="preserve"> </w:t>
      </w:r>
      <w:r w:rsidR="008F73EB" w:rsidRPr="00D41945">
        <w:rPr>
          <w:lang w:val="es-MX"/>
        </w:rPr>
        <w:t>autoridades indígenas representativas, se procederá a Iniciar la Etapa Informativa,</w:t>
      </w:r>
      <w:r w:rsidR="008F73EB" w:rsidRPr="00D41945">
        <w:rPr>
          <w:spacing w:val="1"/>
          <w:lang w:val="es-MX"/>
        </w:rPr>
        <w:t xml:space="preserve"> </w:t>
      </w:r>
      <w:r w:rsidR="008F73EB" w:rsidRPr="00D41945">
        <w:rPr>
          <w:lang w:val="es-MX"/>
        </w:rPr>
        <w:t>donde se desarrollarán 7 Foros Regionales con representantes indígenas y afromexicano</w:t>
      </w:r>
      <w:r w:rsidR="0094377E" w:rsidRPr="00D41945">
        <w:rPr>
          <w:lang w:val="es-MX"/>
        </w:rPr>
        <w:t>s</w:t>
      </w:r>
      <w:r w:rsidR="008F73EB" w:rsidRPr="00D41945">
        <w:rPr>
          <w:lang w:val="es-MX"/>
        </w:rPr>
        <w:t xml:space="preserve"> que</w:t>
      </w:r>
      <w:r w:rsidR="008F73EB" w:rsidRPr="00D41945">
        <w:rPr>
          <w:spacing w:val="1"/>
          <w:lang w:val="es-MX"/>
        </w:rPr>
        <w:t xml:space="preserve"> </w:t>
      </w:r>
      <w:r w:rsidR="008F73EB" w:rsidRPr="00D41945">
        <w:rPr>
          <w:lang w:val="es-MX"/>
        </w:rPr>
        <w:t>hayan</w:t>
      </w:r>
      <w:r w:rsidR="008F73EB" w:rsidRPr="00D41945">
        <w:rPr>
          <w:spacing w:val="-3"/>
          <w:lang w:val="es-MX"/>
        </w:rPr>
        <w:t xml:space="preserve"> </w:t>
      </w:r>
      <w:r w:rsidR="008F73EB" w:rsidRPr="00D41945">
        <w:rPr>
          <w:lang w:val="es-MX"/>
        </w:rPr>
        <w:t>sido</w:t>
      </w:r>
      <w:r w:rsidR="008F73EB" w:rsidRPr="00D41945">
        <w:rPr>
          <w:spacing w:val="-3"/>
          <w:lang w:val="es-MX"/>
        </w:rPr>
        <w:t xml:space="preserve"> </w:t>
      </w:r>
      <w:r w:rsidR="008F73EB" w:rsidRPr="00D41945">
        <w:rPr>
          <w:lang w:val="es-MX"/>
        </w:rPr>
        <w:t>nombrados</w:t>
      </w:r>
      <w:r w:rsidR="008F73EB" w:rsidRPr="00D41945">
        <w:rPr>
          <w:spacing w:val="-3"/>
          <w:lang w:val="es-MX"/>
        </w:rPr>
        <w:t xml:space="preserve"> </w:t>
      </w:r>
      <w:r w:rsidR="008F73EB" w:rsidRPr="00D41945">
        <w:rPr>
          <w:lang w:val="es-MX"/>
        </w:rPr>
        <w:t>por</w:t>
      </w:r>
      <w:r w:rsidR="008F73EB" w:rsidRPr="00D41945">
        <w:rPr>
          <w:spacing w:val="-3"/>
          <w:lang w:val="es-MX"/>
        </w:rPr>
        <w:t xml:space="preserve"> </w:t>
      </w:r>
      <w:r w:rsidR="008F73EB" w:rsidRPr="00D41945">
        <w:rPr>
          <w:lang w:val="es-MX"/>
        </w:rPr>
        <w:t>sus</w:t>
      </w:r>
      <w:r w:rsidR="008F73EB" w:rsidRPr="00D41945">
        <w:rPr>
          <w:spacing w:val="-3"/>
          <w:lang w:val="es-MX"/>
        </w:rPr>
        <w:t xml:space="preserve"> </w:t>
      </w:r>
      <w:r w:rsidR="008F73EB" w:rsidRPr="00D41945">
        <w:rPr>
          <w:lang w:val="es-MX"/>
        </w:rPr>
        <w:t>asambleas</w:t>
      </w:r>
      <w:r w:rsidR="008F73EB" w:rsidRPr="00D41945">
        <w:rPr>
          <w:spacing w:val="-3"/>
          <w:lang w:val="es-MX"/>
        </w:rPr>
        <w:t xml:space="preserve"> </w:t>
      </w:r>
      <w:r w:rsidR="00CD5A62" w:rsidRPr="00D41945">
        <w:rPr>
          <w:lang w:val="es-MX"/>
        </w:rPr>
        <w:t>comunitarias</w:t>
      </w:r>
      <w:r w:rsidR="00CD5A62" w:rsidRPr="00D41945">
        <w:rPr>
          <w:spacing w:val="-3"/>
          <w:lang w:val="es-MX"/>
        </w:rPr>
        <w:t>.</w:t>
      </w:r>
      <w:r w:rsidR="00CD5A62" w:rsidRPr="00D41945">
        <w:rPr>
          <w:lang w:val="es-MX"/>
        </w:rPr>
        <w:t xml:space="preserve"> En</w:t>
      </w:r>
      <w:r w:rsidR="00BD1F8C" w:rsidRPr="00D41945">
        <w:rPr>
          <w:lang w:val="es-MX"/>
        </w:rPr>
        <w:t xml:space="preserve"> la </w:t>
      </w:r>
      <w:r w:rsidR="008F73EB" w:rsidRPr="00D41945">
        <w:rPr>
          <w:lang w:val="es-MX"/>
        </w:rPr>
        <w:t>Etapa</w:t>
      </w:r>
      <w:r w:rsidR="008F73EB" w:rsidRPr="00D41945">
        <w:rPr>
          <w:spacing w:val="1"/>
          <w:lang w:val="es-MX"/>
        </w:rPr>
        <w:t xml:space="preserve"> </w:t>
      </w:r>
      <w:r w:rsidR="008F73EB" w:rsidRPr="00D41945">
        <w:rPr>
          <w:lang w:val="es-MX"/>
        </w:rPr>
        <w:t>Deliberativa,</w:t>
      </w:r>
      <w:r w:rsidR="008F73EB" w:rsidRPr="00D41945">
        <w:rPr>
          <w:spacing w:val="1"/>
          <w:lang w:val="es-MX"/>
        </w:rPr>
        <w:t xml:space="preserve"> </w:t>
      </w:r>
      <w:r w:rsidR="008F73EB" w:rsidRPr="00D41945">
        <w:rPr>
          <w:lang w:val="es-MX"/>
        </w:rPr>
        <w:t>los</w:t>
      </w:r>
      <w:r w:rsidR="008F73EB" w:rsidRPr="00D41945">
        <w:rPr>
          <w:spacing w:val="1"/>
          <w:lang w:val="es-MX"/>
        </w:rPr>
        <w:t xml:space="preserve"> </w:t>
      </w:r>
      <w:r w:rsidR="008F73EB" w:rsidRPr="00D41945">
        <w:rPr>
          <w:lang w:val="es-MX"/>
        </w:rPr>
        <w:t>sujetos</w:t>
      </w:r>
      <w:r w:rsidR="008F73EB" w:rsidRPr="00D41945">
        <w:rPr>
          <w:spacing w:val="1"/>
          <w:lang w:val="es-MX"/>
        </w:rPr>
        <w:t xml:space="preserve"> </w:t>
      </w:r>
      <w:r w:rsidR="008F73EB" w:rsidRPr="00D41945">
        <w:rPr>
          <w:lang w:val="es-MX"/>
        </w:rPr>
        <w:t>consultados,</w:t>
      </w:r>
      <w:r w:rsidR="008F73EB" w:rsidRPr="00D41945">
        <w:rPr>
          <w:spacing w:val="1"/>
          <w:lang w:val="es-MX"/>
        </w:rPr>
        <w:t xml:space="preserve"> </w:t>
      </w:r>
      <w:r w:rsidR="008F73EB" w:rsidRPr="00D41945">
        <w:rPr>
          <w:lang w:val="es-MX"/>
        </w:rPr>
        <w:t>de</w:t>
      </w:r>
      <w:r w:rsidR="008F73EB" w:rsidRPr="00D41945">
        <w:rPr>
          <w:spacing w:val="1"/>
          <w:lang w:val="es-MX"/>
        </w:rPr>
        <w:t xml:space="preserve"> </w:t>
      </w:r>
      <w:r w:rsidR="008F73EB" w:rsidRPr="00D41945">
        <w:rPr>
          <w:lang w:val="es-MX"/>
        </w:rPr>
        <w:t>manera</w:t>
      </w:r>
      <w:r w:rsidR="008F73EB" w:rsidRPr="00D41945">
        <w:rPr>
          <w:spacing w:val="1"/>
          <w:lang w:val="es-MX"/>
        </w:rPr>
        <w:t xml:space="preserve"> </w:t>
      </w:r>
      <w:r w:rsidR="008F73EB" w:rsidRPr="00D41945">
        <w:rPr>
          <w:lang w:val="es-MX"/>
        </w:rPr>
        <w:t>interna</w:t>
      </w:r>
      <w:r w:rsidR="008F73EB" w:rsidRPr="00D41945">
        <w:rPr>
          <w:spacing w:val="1"/>
          <w:lang w:val="es-MX"/>
        </w:rPr>
        <w:t xml:space="preserve"> </w:t>
      </w:r>
      <w:r w:rsidR="008F73EB" w:rsidRPr="00D41945">
        <w:rPr>
          <w:lang w:val="es-MX"/>
        </w:rPr>
        <w:t>y</w:t>
      </w:r>
      <w:r w:rsidR="008F73EB" w:rsidRPr="00D41945">
        <w:rPr>
          <w:spacing w:val="1"/>
          <w:lang w:val="es-MX"/>
        </w:rPr>
        <w:t xml:space="preserve"> </w:t>
      </w:r>
      <w:r w:rsidR="008F73EB" w:rsidRPr="00D41945">
        <w:rPr>
          <w:lang w:val="es-MX"/>
        </w:rPr>
        <w:t>abierta,</w:t>
      </w:r>
      <w:r w:rsidR="008F73EB" w:rsidRPr="00D41945">
        <w:rPr>
          <w:spacing w:val="1"/>
          <w:lang w:val="es-MX"/>
        </w:rPr>
        <w:t xml:space="preserve"> </w:t>
      </w:r>
      <w:r w:rsidR="008F73EB" w:rsidRPr="00D41945">
        <w:rPr>
          <w:lang w:val="es-MX"/>
        </w:rPr>
        <w:t>dialogarán,</w:t>
      </w:r>
      <w:r w:rsidR="008F73EB" w:rsidRPr="00D41945">
        <w:rPr>
          <w:spacing w:val="1"/>
          <w:lang w:val="es-MX"/>
        </w:rPr>
        <w:t xml:space="preserve"> </w:t>
      </w:r>
      <w:r w:rsidR="008F73EB" w:rsidRPr="00D41945">
        <w:rPr>
          <w:lang w:val="es-MX"/>
        </w:rPr>
        <w:t>debatirán,</w:t>
      </w:r>
      <w:r w:rsidR="008F73EB" w:rsidRPr="00D41945">
        <w:rPr>
          <w:spacing w:val="1"/>
          <w:lang w:val="es-MX"/>
        </w:rPr>
        <w:t xml:space="preserve"> </w:t>
      </w:r>
      <w:r w:rsidR="008F73EB" w:rsidRPr="00D41945">
        <w:rPr>
          <w:lang w:val="es-MX"/>
        </w:rPr>
        <w:t>propondrán, opinarán y observarán desde sus territorios, a nivel de Pueblo Indígena y por</w:t>
      </w:r>
      <w:r w:rsidR="008F73EB" w:rsidRPr="00D41945">
        <w:rPr>
          <w:spacing w:val="1"/>
          <w:lang w:val="es-MX"/>
        </w:rPr>
        <w:t xml:space="preserve"> </w:t>
      </w:r>
      <w:r w:rsidR="008F73EB" w:rsidRPr="00D41945">
        <w:rPr>
          <w:lang w:val="es-MX"/>
        </w:rPr>
        <w:t>comunidad.</w:t>
      </w:r>
      <w:r w:rsidR="008F73EB" w:rsidRPr="00D41945">
        <w:rPr>
          <w:spacing w:val="1"/>
          <w:lang w:val="es-MX"/>
        </w:rPr>
        <w:t xml:space="preserve"> </w:t>
      </w:r>
      <w:r w:rsidR="008F73EB" w:rsidRPr="00D41945">
        <w:rPr>
          <w:lang w:val="es-MX"/>
        </w:rPr>
        <w:t>Para</w:t>
      </w:r>
      <w:r w:rsidR="008F73EB" w:rsidRPr="00D41945">
        <w:rPr>
          <w:spacing w:val="1"/>
          <w:lang w:val="es-MX"/>
        </w:rPr>
        <w:t xml:space="preserve"> </w:t>
      </w:r>
      <w:r w:rsidR="008F73EB" w:rsidRPr="00D41945">
        <w:rPr>
          <w:lang w:val="es-MX"/>
        </w:rPr>
        <w:t>la</w:t>
      </w:r>
      <w:r w:rsidR="008F73EB" w:rsidRPr="00D41945">
        <w:rPr>
          <w:spacing w:val="1"/>
          <w:lang w:val="es-MX"/>
        </w:rPr>
        <w:t xml:space="preserve"> </w:t>
      </w:r>
      <w:r w:rsidR="008F73EB" w:rsidRPr="00D41945">
        <w:rPr>
          <w:lang w:val="es-MX"/>
        </w:rPr>
        <w:t>Etapa</w:t>
      </w:r>
      <w:r w:rsidR="008F73EB" w:rsidRPr="00D41945">
        <w:rPr>
          <w:spacing w:val="1"/>
          <w:lang w:val="es-MX"/>
        </w:rPr>
        <w:t xml:space="preserve"> </w:t>
      </w:r>
      <w:r w:rsidR="008F73EB" w:rsidRPr="00D41945">
        <w:rPr>
          <w:lang w:val="es-MX"/>
        </w:rPr>
        <w:t>Consultiva</w:t>
      </w:r>
      <w:r w:rsidR="008F73EB" w:rsidRPr="00D41945">
        <w:rPr>
          <w:spacing w:val="1"/>
          <w:lang w:val="es-MX"/>
        </w:rPr>
        <w:t xml:space="preserve"> </w:t>
      </w:r>
      <w:r w:rsidR="008F73EB" w:rsidRPr="00D41945">
        <w:rPr>
          <w:lang w:val="es-MX"/>
        </w:rPr>
        <w:t>se</w:t>
      </w:r>
      <w:r w:rsidR="008F73EB" w:rsidRPr="00D41945">
        <w:rPr>
          <w:spacing w:val="1"/>
          <w:lang w:val="es-MX"/>
        </w:rPr>
        <w:t xml:space="preserve"> </w:t>
      </w:r>
      <w:r w:rsidR="008F73EB" w:rsidRPr="00D41945">
        <w:rPr>
          <w:lang w:val="es-MX"/>
        </w:rPr>
        <w:t>desarrollarán</w:t>
      </w:r>
      <w:r w:rsidR="008F73EB" w:rsidRPr="00D41945">
        <w:rPr>
          <w:spacing w:val="1"/>
          <w:lang w:val="es-MX"/>
        </w:rPr>
        <w:t xml:space="preserve"> </w:t>
      </w:r>
      <w:r w:rsidR="008F73EB" w:rsidRPr="00D41945">
        <w:rPr>
          <w:lang w:val="es-MX"/>
        </w:rPr>
        <w:t>7</w:t>
      </w:r>
      <w:r w:rsidR="008F73EB" w:rsidRPr="00D41945">
        <w:rPr>
          <w:spacing w:val="1"/>
          <w:lang w:val="es-MX"/>
        </w:rPr>
        <w:t xml:space="preserve"> </w:t>
      </w:r>
      <w:r w:rsidR="008F73EB" w:rsidRPr="00D41945">
        <w:rPr>
          <w:lang w:val="es-MX"/>
        </w:rPr>
        <w:t>foros</w:t>
      </w:r>
      <w:r w:rsidR="008F73EB" w:rsidRPr="00D41945">
        <w:rPr>
          <w:spacing w:val="1"/>
          <w:lang w:val="es-MX"/>
        </w:rPr>
        <w:t xml:space="preserve"> </w:t>
      </w:r>
      <w:r w:rsidR="008F73EB" w:rsidRPr="00D41945">
        <w:rPr>
          <w:lang w:val="es-MX"/>
        </w:rPr>
        <w:t>por</w:t>
      </w:r>
      <w:r w:rsidR="008F73EB" w:rsidRPr="00D41945">
        <w:rPr>
          <w:spacing w:val="1"/>
          <w:lang w:val="es-MX"/>
        </w:rPr>
        <w:t xml:space="preserve"> </w:t>
      </w:r>
      <w:r w:rsidR="008F73EB" w:rsidRPr="00D41945">
        <w:rPr>
          <w:lang w:val="es-MX"/>
        </w:rPr>
        <w:t>pueblo</w:t>
      </w:r>
      <w:r w:rsidR="008F73EB" w:rsidRPr="00D41945">
        <w:rPr>
          <w:spacing w:val="1"/>
          <w:lang w:val="es-MX"/>
        </w:rPr>
        <w:t xml:space="preserve"> </w:t>
      </w:r>
      <w:r w:rsidR="008F73EB" w:rsidRPr="00D41945">
        <w:rPr>
          <w:lang w:val="es-MX"/>
        </w:rPr>
        <w:t>indígena</w:t>
      </w:r>
      <w:r w:rsidR="008F73EB" w:rsidRPr="00D41945">
        <w:rPr>
          <w:spacing w:val="1"/>
          <w:lang w:val="es-MX"/>
        </w:rPr>
        <w:t xml:space="preserve"> </w:t>
      </w:r>
      <w:r w:rsidR="008F73EB" w:rsidRPr="00D41945">
        <w:rPr>
          <w:lang w:val="es-MX"/>
        </w:rPr>
        <w:t>y</w:t>
      </w:r>
      <w:r w:rsidR="008F73EB" w:rsidRPr="00D41945">
        <w:rPr>
          <w:spacing w:val="1"/>
          <w:lang w:val="es-MX"/>
        </w:rPr>
        <w:t xml:space="preserve"> </w:t>
      </w:r>
      <w:r w:rsidR="008F73EB" w:rsidRPr="00D41945">
        <w:rPr>
          <w:lang w:val="es-MX"/>
        </w:rPr>
        <w:t>afromexicano, destacando la participación de sus representantes que dialogarán y debatirán</w:t>
      </w:r>
      <w:r w:rsidR="008F73EB" w:rsidRPr="00D41945">
        <w:rPr>
          <w:spacing w:val="1"/>
          <w:lang w:val="es-MX"/>
        </w:rPr>
        <w:t xml:space="preserve"> </w:t>
      </w:r>
      <w:r w:rsidR="008F73EB" w:rsidRPr="00D41945">
        <w:rPr>
          <w:lang w:val="es-MX"/>
        </w:rPr>
        <w:t>hasta</w:t>
      </w:r>
      <w:r w:rsidR="008F73EB" w:rsidRPr="00D41945">
        <w:rPr>
          <w:spacing w:val="-16"/>
          <w:lang w:val="es-MX"/>
        </w:rPr>
        <w:t xml:space="preserve"> </w:t>
      </w:r>
      <w:r w:rsidR="008F73EB" w:rsidRPr="00D41945">
        <w:rPr>
          <w:lang w:val="es-MX"/>
        </w:rPr>
        <w:t>consensuar</w:t>
      </w:r>
      <w:r w:rsidR="008F73EB" w:rsidRPr="00D41945">
        <w:rPr>
          <w:spacing w:val="-15"/>
          <w:lang w:val="es-MX"/>
        </w:rPr>
        <w:t xml:space="preserve"> </w:t>
      </w:r>
      <w:r w:rsidR="008F73EB" w:rsidRPr="00D41945">
        <w:rPr>
          <w:lang w:val="es-MX"/>
        </w:rPr>
        <w:t>sus</w:t>
      </w:r>
      <w:r w:rsidR="008F73EB" w:rsidRPr="00D41945">
        <w:rPr>
          <w:spacing w:val="-15"/>
          <w:lang w:val="es-MX"/>
        </w:rPr>
        <w:t xml:space="preserve"> </w:t>
      </w:r>
      <w:r w:rsidR="008F73EB" w:rsidRPr="00D41945">
        <w:rPr>
          <w:lang w:val="es-MX"/>
        </w:rPr>
        <w:t>propias</w:t>
      </w:r>
      <w:r w:rsidR="008F73EB" w:rsidRPr="00D41945">
        <w:rPr>
          <w:spacing w:val="-16"/>
          <w:lang w:val="es-MX"/>
        </w:rPr>
        <w:t xml:space="preserve"> </w:t>
      </w:r>
      <w:r w:rsidR="008F73EB" w:rsidRPr="00D41945">
        <w:rPr>
          <w:lang w:val="es-MX"/>
        </w:rPr>
        <w:t>propuestas;</w:t>
      </w:r>
      <w:r w:rsidR="008F73EB" w:rsidRPr="00D41945">
        <w:rPr>
          <w:spacing w:val="-15"/>
          <w:lang w:val="es-MX"/>
        </w:rPr>
        <w:t xml:space="preserve"> </w:t>
      </w:r>
      <w:r w:rsidR="008F73EB" w:rsidRPr="00D41945">
        <w:rPr>
          <w:lang w:val="es-MX"/>
        </w:rPr>
        <w:t>así</w:t>
      </w:r>
      <w:r w:rsidR="008F73EB" w:rsidRPr="00D41945">
        <w:rPr>
          <w:spacing w:val="-15"/>
          <w:lang w:val="es-MX"/>
        </w:rPr>
        <w:t xml:space="preserve"> </w:t>
      </w:r>
      <w:r w:rsidR="008F73EB" w:rsidRPr="00D41945">
        <w:rPr>
          <w:lang w:val="es-MX"/>
        </w:rPr>
        <w:t>mismo,</w:t>
      </w:r>
      <w:r w:rsidR="008F73EB" w:rsidRPr="00D41945">
        <w:rPr>
          <w:spacing w:val="-16"/>
          <w:lang w:val="es-MX"/>
        </w:rPr>
        <w:t xml:space="preserve"> </w:t>
      </w:r>
      <w:r w:rsidR="008F73EB" w:rsidRPr="00D41945">
        <w:rPr>
          <w:lang w:val="es-MX"/>
        </w:rPr>
        <w:t>nombrarán</w:t>
      </w:r>
      <w:r w:rsidR="008F73EB" w:rsidRPr="00D41945">
        <w:rPr>
          <w:spacing w:val="-15"/>
          <w:lang w:val="es-MX"/>
        </w:rPr>
        <w:t xml:space="preserve"> </w:t>
      </w:r>
      <w:r w:rsidR="008F73EB" w:rsidRPr="00D41945">
        <w:rPr>
          <w:lang w:val="es-MX"/>
        </w:rPr>
        <w:t>a</w:t>
      </w:r>
      <w:r w:rsidR="008F73EB" w:rsidRPr="00D41945">
        <w:rPr>
          <w:spacing w:val="-15"/>
          <w:lang w:val="es-MX"/>
        </w:rPr>
        <w:t xml:space="preserve"> </w:t>
      </w:r>
      <w:r w:rsidR="008F73EB" w:rsidRPr="00D41945">
        <w:rPr>
          <w:lang w:val="es-MX"/>
        </w:rPr>
        <w:t>los</w:t>
      </w:r>
      <w:r w:rsidR="008F73EB" w:rsidRPr="00D41945">
        <w:rPr>
          <w:spacing w:val="-16"/>
          <w:lang w:val="es-MX"/>
        </w:rPr>
        <w:t xml:space="preserve"> </w:t>
      </w:r>
      <w:r w:rsidR="008F73EB" w:rsidRPr="00D41945">
        <w:rPr>
          <w:lang w:val="es-MX"/>
        </w:rPr>
        <w:t>integrantes</w:t>
      </w:r>
      <w:r w:rsidR="008F73EB" w:rsidRPr="00D41945">
        <w:rPr>
          <w:spacing w:val="-15"/>
          <w:lang w:val="es-MX"/>
        </w:rPr>
        <w:t xml:space="preserve"> </w:t>
      </w:r>
      <w:r w:rsidR="008F73EB" w:rsidRPr="00D41945">
        <w:rPr>
          <w:lang w:val="es-MX"/>
        </w:rPr>
        <w:t>de</w:t>
      </w:r>
      <w:r w:rsidR="008F73EB" w:rsidRPr="00D41945">
        <w:rPr>
          <w:spacing w:val="-15"/>
          <w:lang w:val="es-MX"/>
        </w:rPr>
        <w:t xml:space="preserve"> </w:t>
      </w:r>
      <w:r w:rsidR="008F73EB" w:rsidRPr="00D41945">
        <w:rPr>
          <w:lang w:val="es-MX"/>
        </w:rPr>
        <w:t>la</w:t>
      </w:r>
      <w:r w:rsidR="008F73EB" w:rsidRPr="00D41945">
        <w:rPr>
          <w:spacing w:val="-15"/>
          <w:lang w:val="es-MX"/>
        </w:rPr>
        <w:t xml:space="preserve"> </w:t>
      </w:r>
      <w:r w:rsidR="008F73EB" w:rsidRPr="00D41945">
        <w:rPr>
          <w:lang w:val="es-MX"/>
        </w:rPr>
        <w:t>Comisión</w:t>
      </w:r>
      <w:r w:rsidR="008F73EB" w:rsidRPr="00D41945">
        <w:rPr>
          <w:spacing w:val="-65"/>
          <w:lang w:val="es-MX"/>
        </w:rPr>
        <w:t xml:space="preserve"> </w:t>
      </w:r>
      <w:r w:rsidR="008F73EB" w:rsidRPr="00D41945">
        <w:rPr>
          <w:lang w:val="es-MX"/>
        </w:rPr>
        <w:t>de Seguimiento y Verificación, la cual tendrá un papel relevante en la Etapa de Seguimiento y</w:t>
      </w:r>
      <w:r w:rsidR="008F73EB" w:rsidRPr="00D41945">
        <w:rPr>
          <w:spacing w:val="1"/>
          <w:lang w:val="es-MX"/>
        </w:rPr>
        <w:t xml:space="preserve"> </w:t>
      </w:r>
      <w:r w:rsidR="008F73EB" w:rsidRPr="00D41945">
        <w:rPr>
          <w:lang w:val="es-MX"/>
        </w:rPr>
        <w:t>Verificación.</w:t>
      </w:r>
    </w:p>
    <w:p w14:paraId="079C98AE" w14:textId="77777777" w:rsidR="00EF0426" w:rsidRPr="00D41945" w:rsidRDefault="00EF0426">
      <w:pPr>
        <w:pStyle w:val="Textoindependiente"/>
        <w:spacing w:before="8"/>
        <w:rPr>
          <w:sz w:val="27"/>
          <w:lang w:val="es-MX"/>
        </w:rPr>
      </w:pPr>
    </w:p>
    <w:p w14:paraId="1D99F7DF" w14:textId="77777777" w:rsidR="00EF0426" w:rsidRPr="00D41945" w:rsidRDefault="008F73EB">
      <w:pPr>
        <w:pStyle w:val="Textoindependiente"/>
        <w:spacing w:line="276" w:lineRule="auto"/>
        <w:ind w:left="112" w:right="109"/>
        <w:jc w:val="both"/>
        <w:rPr>
          <w:lang w:val="es-MX"/>
        </w:rPr>
      </w:pPr>
      <w:r w:rsidRPr="00D41945">
        <w:rPr>
          <w:lang w:val="es-MX"/>
        </w:rPr>
        <w:t>La regionalización y etapas de la consulta por pueblo indígena se conformaron de manera</w:t>
      </w:r>
      <w:r w:rsidRPr="00D41945">
        <w:rPr>
          <w:spacing w:val="1"/>
          <w:lang w:val="es-MX"/>
        </w:rPr>
        <w:t xml:space="preserve"> </w:t>
      </w:r>
      <w:r w:rsidRPr="00D41945">
        <w:rPr>
          <w:lang w:val="es-MX"/>
        </w:rPr>
        <w:t>estratégica</w:t>
      </w:r>
      <w:r w:rsidRPr="00D41945">
        <w:rPr>
          <w:spacing w:val="-1"/>
          <w:lang w:val="es-MX"/>
        </w:rPr>
        <w:t xml:space="preserve"> </w:t>
      </w:r>
      <w:r w:rsidRPr="00D41945">
        <w:rPr>
          <w:lang w:val="es-MX"/>
        </w:rPr>
        <w:t>para la mayor</w:t>
      </w:r>
      <w:r w:rsidRPr="00D41945">
        <w:rPr>
          <w:spacing w:val="-1"/>
          <w:lang w:val="es-MX"/>
        </w:rPr>
        <w:t xml:space="preserve"> </w:t>
      </w:r>
      <w:r w:rsidRPr="00D41945">
        <w:rPr>
          <w:lang w:val="es-MX"/>
        </w:rPr>
        <w:t>participación y presencia</w:t>
      </w:r>
      <w:r w:rsidRPr="00D41945">
        <w:rPr>
          <w:spacing w:val="-1"/>
          <w:lang w:val="es-MX"/>
        </w:rPr>
        <w:t xml:space="preserve"> </w:t>
      </w:r>
      <w:r w:rsidRPr="00D41945">
        <w:rPr>
          <w:lang w:val="es-MX"/>
        </w:rPr>
        <w:t>de los actores</w:t>
      </w:r>
      <w:r w:rsidRPr="00D41945">
        <w:rPr>
          <w:spacing w:val="-1"/>
          <w:lang w:val="es-MX"/>
        </w:rPr>
        <w:t xml:space="preserve"> </w:t>
      </w:r>
      <w:r w:rsidRPr="00D41945">
        <w:rPr>
          <w:lang w:val="es-MX"/>
        </w:rPr>
        <w:t>indígenas</w:t>
      </w:r>
      <w:r w:rsidRPr="00D41945">
        <w:rPr>
          <w:spacing w:val="-1"/>
          <w:lang w:val="es-MX"/>
        </w:rPr>
        <w:t xml:space="preserve"> </w:t>
      </w:r>
      <w:r w:rsidRPr="00D41945">
        <w:rPr>
          <w:lang w:val="es-MX"/>
        </w:rPr>
        <w:t>y afromexicano.</w:t>
      </w:r>
    </w:p>
    <w:p w14:paraId="36C6E361" w14:textId="77777777" w:rsidR="00A31997" w:rsidRPr="00D41945" w:rsidRDefault="00A31997">
      <w:pPr>
        <w:pStyle w:val="Textoindependiente"/>
        <w:spacing w:line="276" w:lineRule="auto"/>
        <w:ind w:left="112" w:right="109"/>
        <w:jc w:val="both"/>
        <w:rPr>
          <w:lang w:val="es-MX"/>
        </w:rPr>
      </w:pPr>
    </w:p>
    <w:p w14:paraId="070DD104" w14:textId="77777777" w:rsidR="00A31997" w:rsidRPr="00D41945" w:rsidRDefault="00A31997">
      <w:pPr>
        <w:pStyle w:val="Textoindependiente"/>
        <w:spacing w:line="276" w:lineRule="auto"/>
        <w:ind w:left="112" w:right="109"/>
        <w:jc w:val="both"/>
        <w:rPr>
          <w:lang w:val="es-MX"/>
        </w:rPr>
      </w:pPr>
    </w:p>
    <w:p w14:paraId="38183296" w14:textId="77777777" w:rsidR="00A31997" w:rsidRPr="00D41945" w:rsidRDefault="00A31997">
      <w:pPr>
        <w:pStyle w:val="Textoindependiente"/>
        <w:spacing w:line="276" w:lineRule="auto"/>
        <w:ind w:left="112" w:right="109"/>
        <w:jc w:val="both"/>
        <w:rPr>
          <w:lang w:val="es-MX"/>
        </w:rPr>
      </w:pPr>
    </w:p>
    <w:p w14:paraId="13597DCF" w14:textId="77777777" w:rsidR="00A31997" w:rsidRPr="00D41945" w:rsidRDefault="00A31997">
      <w:pPr>
        <w:pStyle w:val="Textoindependiente"/>
        <w:spacing w:line="276" w:lineRule="auto"/>
        <w:ind w:left="112" w:right="109"/>
        <w:jc w:val="both"/>
        <w:rPr>
          <w:lang w:val="es-MX"/>
        </w:rPr>
      </w:pPr>
    </w:p>
    <w:p w14:paraId="6B3C3574" w14:textId="77777777" w:rsidR="00A31997" w:rsidRPr="00D41945" w:rsidRDefault="00A31997">
      <w:pPr>
        <w:pStyle w:val="Textoindependiente"/>
        <w:spacing w:line="276" w:lineRule="auto"/>
        <w:ind w:left="112" w:right="109"/>
        <w:jc w:val="both"/>
        <w:rPr>
          <w:lang w:val="es-MX"/>
        </w:rPr>
      </w:pPr>
    </w:p>
    <w:p w14:paraId="7FDB9960" w14:textId="77777777" w:rsidR="00A31997" w:rsidRPr="00D41945" w:rsidRDefault="00A31997">
      <w:pPr>
        <w:pStyle w:val="Textoindependiente"/>
        <w:spacing w:line="276" w:lineRule="auto"/>
        <w:ind w:left="112" w:right="109"/>
        <w:jc w:val="both"/>
        <w:rPr>
          <w:lang w:val="es-MX"/>
        </w:rPr>
      </w:pPr>
    </w:p>
    <w:p w14:paraId="2697E9FE" w14:textId="77777777" w:rsidR="00A31997" w:rsidRPr="00D41945" w:rsidRDefault="00A31997">
      <w:pPr>
        <w:pStyle w:val="Textoindependiente"/>
        <w:spacing w:line="276" w:lineRule="auto"/>
        <w:ind w:left="112" w:right="109"/>
        <w:jc w:val="both"/>
        <w:rPr>
          <w:lang w:val="es-MX"/>
        </w:rPr>
      </w:pPr>
      <w:r w:rsidRPr="00D41945">
        <w:rPr>
          <w:noProof/>
          <w:sz w:val="20"/>
          <w:lang w:val="es-MX" w:eastAsia="es-MX"/>
        </w:rPr>
        <w:lastRenderedPageBreak/>
        <w:drawing>
          <wp:inline distT="0" distB="0" distL="0" distR="0" wp14:anchorId="218D81DD" wp14:editId="4CBBB6ED">
            <wp:extent cx="6373813" cy="5089969"/>
            <wp:effectExtent l="0" t="0" r="0" b="0"/>
            <wp:docPr id="6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6373813" cy="5089969"/>
                    </a:xfrm>
                    <a:prstGeom prst="rect">
                      <a:avLst/>
                    </a:prstGeom>
                  </pic:spPr>
                </pic:pic>
              </a:graphicData>
            </a:graphic>
          </wp:inline>
        </w:drawing>
      </w:r>
    </w:p>
    <w:p w14:paraId="2CF88154" w14:textId="77777777" w:rsidR="00EF0426" w:rsidRPr="00D41945" w:rsidRDefault="00EF0426">
      <w:pPr>
        <w:spacing w:line="276" w:lineRule="auto"/>
        <w:jc w:val="both"/>
        <w:rPr>
          <w:lang w:val="es-MX"/>
        </w:rPr>
      </w:pPr>
    </w:p>
    <w:p w14:paraId="54863501" w14:textId="77777777" w:rsidR="00EF0426" w:rsidRPr="00D41945" w:rsidRDefault="008F73EB" w:rsidP="00990E35">
      <w:pPr>
        <w:pStyle w:val="Ttulo1"/>
        <w:tabs>
          <w:tab w:val="left" w:pos="380"/>
        </w:tabs>
        <w:spacing w:before="92"/>
        <w:ind w:left="0" w:firstLine="0"/>
        <w:rPr>
          <w:lang w:val="es-MX"/>
        </w:rPr>
      </w:pPr>
      <w:r w:rsidRPr="00D41945">
        <w:rPr>
          <w:lang w:val="es-MX"/>
        </w:rPr>
        <w:t>FUNDAMENTO</w:t>
      </w:r>
      <w:r w:rsidRPr="00D41945">
        <w:rPr>
          <w:spacing w:val="-2"/>
          <w:lang w:val="es-MX"/>
        </w:rPr>
        <w:t xml:space="preserve"> </w:t>
      </w:r>
      <w:r w:rsidRPr="00D41945">
        <w:rPr>
          <w:lang w:val="es-MX"/>
        </w:rPr>
        <w:t>LEGAL</w:t>
      </w:r>
    </w:p>
    <w:p w14:paraId="3BAC37C3" w14:textId="77777777" w:rsidR="00EF0426" w:rsidRPr="00D41945" w:rsidRDefault="00EF0426">
      <w:pPr>
        <w:pStyle w:val="Textoindependiente"/>
        <w:spacing w:before="5"/>
        <w:rPr>
          <w:rFonts w:ascii="Arial"/>
          <w:b/>
          <w:lang w:val="es-MX"/>
        </w:rPr>
      </w:pPr>
    </w:p>
    <w:p w14:paraId="58E409DB" w14:textId="1A095242" w:rsidR="00EF0426" w:rsidRPr="00D41945" w:rsidRDefault="008F73EB">
      <w:pPr>
        <w:pStyle w:val="Textoindependiente"/>
        <w:spacing w:line="276" w:lineRule="auto"/>
        <w:ind w:left="112" w:right="109"/>
        <w:jc w:val="both"/>
        <w:rPr>
          <w:lang w:val="es-MX"/>
        </w:rPr>
      </w:pPr>
      <w:r w:rsidRPr="00D41945">
        <w:rPr>
          <w:spacing w:val="-1"/>
          <w:lang w:val="es-MX"/>
        </w:rPr>
        <w:t>La</w:t>
      </w:r>
      <w:r w:rsidRPr="00D41945">
        <w:rPr>
          <w:spacing w:val="-17"/>
          <w:lang w:val="es-MX"/>
        </w:rPr>
        <w:t xml:space="preserve"> </w:t>
      </w:r>
      <w:r w:rsidRPr="00D41945">
        <w:rPr>
          <w:lang w:val="es-MX"/>
        </w:rPr>
        <w:t>necesidad</w:t>
      </w:r>
      <w:r w:rsidRPr="00D41945">
        <w:rPr>
          <w:spacing w:val="-17"/>
          <w:lang w:val="es-MX"/>
        </w:rPr>
        <w:t xml:space="preserve"> </w:t>
      </w:r>
      <w:r w:rsidRPr="00D41945">
        <w:rPr>
          <w:lang w:val="es-MX"/>
        </w:rPr>
        <w:t>de</w:t>
      </w:r>
      <w:r w:rsidRPr="00D41945">
        <w:rPr>
          <w:spacing w:val="-17"/>
          <w:lang w:val="es-MX"/>
        </w:rPr>
        <w:t xml:space="preserve"> </w:t>
      </w:r>
      <w:r w:rsidRPr="00D41945">
        <w:rPr>
          <w:lang w:val="es-MX"/>
        </w:rPr>
        <w:t>reformar</w:t>
      </w:r>
      <w:r w:rsidRPr="00D41945">
        <w:rPr>
          <w:spacing w:val="-17"/>
          <w:lang w:val="es-MX"/>
        </w:rPr>
        <w:t xml:space="preserve"> </w:t>
      </w:r>
      <w:r w:rsidRPr="00D41945">
        <w:rPr>
          <w:lang w:val="es-MX"/>
        </w:rPr>
        <w:t>la</w:t>
      </w:r>
      <w:r w:rsidRPr="00D41945">
        <w:rPr>
          <w:spacing w:val="-17"/>
          <w:lang w:val="es-MX"/>
        </w:rPr>
        <w:t xml:space="preserve"> </w:t>
      </w:r>
      <w:r w:rsidRPr="00D41945">
        <w:rPr>
          <w:lang w:val="es-MX"/>
        </w:rPr>
        <w:t>Ley</w:t>
      </w:r>
      <w:r w:rsidRPr="00D41945">
        <w:rPr>
          <w:spacing w:val="-17"/>
          <w:lang w:val="es-MX"/>
        </w:rPr>
        <w:t xml:space="preserve"> </w:t>
      </w:r>
      <w:r w:rsidRPr="00D41945">
        <w:rPr>
          <w:lang w:val="es-MX"/>
        </w:rPr>
        <w:t>de</w:t>
      </w:r>
      <w:r w:rsidRPr="00D41945">
        <w:rPr>
          <w:spacing w:val="-17"/>
          <w:lang w:val="es-MX"/>
        </w:rPr>
        <w:t xml:space="preserve"> </w:t>
      </w:r>
      <w:r w:rsidRPr="00D41945">
        <w:rPr>
          <w:lang w:val="es-MX"/>
        </w:rPr>
        <w:t>Derechos,</w:t>
      </w:r>
      <w:r w:rsidRPr="00D41945">
        <w:rPr>
          <w:spacing w:val="-17"/>
          <w:lang w:val="es-MX"/>
        </w:rPr>
        <w:t xml:space="preserve"> </w:t>
      </w:r>
      <w:r w:rsidRPr="00D41945">
        <w:rPr>
          <w:lang w:val="es-MX"/>
        </w:rPr>
        <w:t>Cultura</w:t>
      </w:r>
      <w:r w:rsidRPr="00D41945">
        <w:rPr>
          <w:spacing w:val="-17"/>
          <w:lang w:val="es-MX"/>
        </w:rPr>
        <w:t xml:space="preserve"> </w:t>
      </w:r>
      <w:r w:rsidRPr="00D41945">
        <w:rPr>
          <w:lang w:val="es-MX"/>
        </w:rPr>
        <w:t>y</w:t>
      </w:r>
      <w:r w:rsidRPr="00D41945">
        <w:rPr>
          <w:spacing w:val="-17"/>
          <w:lang w:val="es-MX"/>
        </w:rPr>
        <w:t xml:space="preserve"> </w:t>
      </w:r>
      <w:r w:rsidRPr="00D41945">
        <w:rPr>
          <w:lang w:val="es-MX"/>
        </w:rPr>
        <w:t>Desarrollo</w:t>
      </w:r>
      <w:r w:rsidRPr="00D41945">
        <w:rPr>
          <w:spacing w:val="-17"/>
          <w:lang w:val="es-MX"/>
        </w:rPr>
        <w:t xml:space="preserve"> </w:t>
      </w:r>
      <w:r w:rsidRPr="00D41945">
        <w:rPr>
          <w:lang w:val="es-MX"/>
        </w:rPr>
        <w:t>de</w:t>
      </w:r>
      <w:r w:rsidRPr="00D41945">
        <w:rPr>
          <w:spacing w:val="-17"/>
          <w:lang w:val="es-MX"/>
        </w:rPr>
        <w:t xml:space="preserve"> </w:t>
      </w:r>
      <w:r w:rsidRPr="00D41945">
        <w:rPr>
          <w:lang w:val="es-MX"/>
        </w:rPr>
        <w:t>los</w:t>
      </w:r>
      <w:r w:rsidRPr="00D41945">
        <w:rPr>
          <w:spacing w:val="-17"/>
          <w:lang w:val="es-MX"/>
        </w:rPr>
        <w:t xml:space="preserve"> </w:t>
      </w:r>
      <w:r w:rsidRPr="00D41945">
        <w:rPr>
          <w:lang w:val="es-MX"/>
        </w:rPr>
        <w:t>Pueblos</w:t>
      </w:r>
      <w:r w:rsidRPr="00D41945">
        <w:rPr>
          <w:spacing w:val="-17"/>
          <w:lang w:val="es-MX"/>
        </w:rPr>
        <w:t xml:space="preserve"> </w:t>
      </w:r>
      <w:r w:rsidRPr="00D41945">
        <w:rPr>
          <w:lang w:val="es-MX"/>
        </w:rPr>
        <w:t>y</w:t>
      </w:r>
      <w:r w:rsidRPr="00D41945">
        <w:rPr>
          <w:spacing w:val="-17"/>
          <w:lang w:val="es-MX"/>
        </w:rPr>
        <w:t xml:space="preserve"> </w:t>
      </w:r>
      <w:r w:rsidRPr="00D41945">
        <w:rPr>
          <w:lang w:val="es-MX"/>
        </w:rPr>
        <w:t>Comunidades</w:t>
      </w:r>
      <w:r w:rsidRPr="00D41945">
        <w:rPr>
          <w:spacing w:val="-64"/>
          <w:lang w:val="es-MX"/>
        </w:rPr>
        <w:t xml:space="preserve"> </w:t>
      </w:r>
      <w:r w:rsidRPr="00D41945">
        <w:rPr>
          <w:lang w:val="es-MX"/>
        </w:rPr>
        <w:t>Indígenas, así como la Ley de Educación en su apartado de educación indígena, ambas del</w:t>
      </w:r>
      <w:r w:rsidRPr="00D41945">
        <w:rPr>
          <w:spacing w:val="1"/>
          <w:lang w:val="es-MX"/>
        </w:rPr>
        <w:t xml:space="preserve"> </w:t>
      </w:r>
      <w:r w:rsidR="000E4352" w:rsidRPr="00D41945">
        <w:rPr>
          <w:lang w:val="es-MX"/>
        </w:rPr>
        <w:t>E</w:t>
      </w:r>
      <w:r w:rsidRPr="00D41945">
        <w:rPr>
          <w:lang w:val="es-MX"/>
        </w:rPr>
        <w:t>stado</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Puebla,</w:t>
      </w:r>
      <w:r w:rsidRPr="00D41945">
        <w:rPr>
          <w:spacing w:val="1"/>
          <w:lang w:val="es-MX"/>
        </w:rPr>
        <w:t xml:space="preserve"> </w:t>
      </w:r>
      <w:r w:rsidRPr="00D41945">
        <w:rPr>
          <w:lang w:val="es-MX"/>
        </w:rPr>
        <w:t>tienen</w:t>
      </w:r>
      <w:r w:rsidRPr="00D41945">
        <w:rPr>
          <w:spacing w:val="1"/>
          <w:lang w:val="es-MX"/>
        </w:rPr>
        <w:t xml:space="preserve"> </w:t>
      </w:r>
      <w:r w:rsidRPr="00D41945">
        <w:rPr>
          <w:lang w:val="es-MX"/>
        </w:rPr>
        <w:t>su</w:t>
      </w:r>
      <w:r w:rsidRPr="00D41945">
        <w:rPr>
          <w:spacing w:val="1"/>
          <w:lang w:val="es-MX"/>
        </w:rPr>
        <w:t xml:space="preserve"> </w:t>
      </w:r>
      <w:r w:rsidRPr="00D41945">
        <w:rPr>
          <w:lang w:val="es-MX"/>
        </w:rPr>
        <w:t>fundamentación</w:t>
      </w:r>
      <w:r w:rsidRPr="00D41945">
        <w:rPr>
          <w:spacing w:val="1"/>
          <w:lang w:val="es-MX"/>
        </w:rPr>
        <w:t xml:space="preserve"> </w:t>
      </w:r>
      <w:r w:rsidRPr="00D41945">
        <w:rPr>
          <w:lang w:val="es-MX"/>
        </w:rPr>
        <w:t>jurídica</w:t>
      </w:r>
      <w:r w:rsidRPr="00D41945">
        <w:rPr>
          <w:spacing w:val="1"/>
          <w:lang w:val="es-MX"/>
        </w:rPr>
        <w:t xml:space="preserve"> </w:t>
      </w:r>
      <w:r w:rsidRPr="00D41945">
        <w:rPr>
          <w:lang w:val="es-MX"/>
        </w:rPr>
        <w:t>en</w:t>
      </w:r>
      <w:r w:rsidRPr="00D41945">
        <w:rPr>
          <w:spacing w:val="1"/>
          <w:lang w:val="es-MX"/>
        </w:rPr>
        <w:t xml:space="preserve"> </w:t>
      </w:r>
      <w:r w:rsidRPr="00D41945">
        <w:rPr>
          <w:lang w:val="es-MX"/>
        </w:rPr>
        <w:t>instrumentos</w:t>
      </w:r>
      <w:r w:rsidRPr="00D41945">
        <w:rPr>
          <w:spacing w:val="1"/>
          <w:lang w:val="es-MX"/>
        </w:rPr>
        <w:t xml:space="preserve"> </w:t>
      </w:r>
      <w:r w:rsidRPr="00D41945">
        <w:rPr>
          <w:lang w:val="es-MX"/>
        </w:rPr>
        <w:t>jurídicos</w:t>
      </w:r>
      <w:r w:rsidRPr="00D41945">
        <w:rPr>
          <w:spacing w:val="1"/>
          <w:lang w:val="es-MX"/>
        </w:rPr>
        <w:t xml:space="preserve"> </w:t>
      </w:r>
      <w:r w:rsidRPr="00D41945">
        <w:rPr>
          <w:lang w:val="es-MX"/>
        </w:rPr>
        <w:t>internacionales, nacionales y estatales en la materia, y</w:t>
      </w:r>
      <w:r w:rsidRPr="00D41945">
        <w:rPr>
          <w:spacing w:val="-4"/>
          <w:lang w:val="es-MX"/>
        </w:rPr>
        <w:t xml:space="preserve"> </w:t>
      </w:r>
      <w:r w:rsidRPr="00D41945">
        <w:rPr>
          <w:lang w:val="es-MX"/>
        </w:rPr>
        <w:t>recomendaciones</w:t>
      </w:r>
      <w:r w:rsidRPr="00D41945">
        <w:rPr>
          <w:spacing w:val="-4"/>
          <w:lang w:val="es-MX"/>
        </w:rPr>
        <w:t xml:space="preserve"> </w:t>
      </w:r>
      <w:r w:rsidRPr="00D41945">
        <w:rPr>
          <w:lang w:val="es-MX"/>
        </w:rPr>
        <w:t>de</w:t>
      </w:r>
      <w:r w:rsidRPr="00D41945">
        <w:rPr>
          <w:spacing w:val="-4"/>
          <w:lang w:val="es-MX"/>
        </w:rPr>
        <w:t xml:space="preserve"> </w:t>
      </w:r>
      <w:r w:rsidRPr="00D41945">
        <w:rPr>
          <w:lang w:val="es-MX"/>
        </w:rPr>
        <w:t>instancias</w:t>
      </w:r>
      <w:r w:rsidRPr="00D41945">
        <w:rPr>
          <w:spacing w:val="-4"/>
          <w:lang w:val="es-MX"/>
        </w:rPr>
        <w:t xml:space="preserve"> </w:t>
      </w:r>
      <w:r w:rsidRPr="00D41945">
        <w:rPr>
          <w:lang w:val="es-MX"/>
        </w:rPr>
        <w:t>de</w:t>
      </w:r>
      <w:r w:rsidRPr="00D41945">
        <w:rPr>
          <w:spacing w:val="-5"/>
          <w:lang w:val="es-MX"/>
        </w:rPr>
        <w:t xml:space="preserve"> </w:t>
      </w:r>
      <w:r w:rsidRPr="00D41945">
        <w:rPr>
          <w:lang w:val="es-MX"/>
        </w:rPr>
        <w:t>la</w:t>
      </w:r>
      <w:r w:rsidRPr="00D41945">
        <w:rPr>
          <w:spacing w:val="-4"/>
          <w:lang w:val="es-MX"/>
        </w:rPr>
        <w:t xml:space="preserve"> </w:t>
      </w:r>
      <w:r w:rsidRPr="00D41945">
        <w:rPr>
          <w:lang w:val="es-MX"/>
        </w:rPr>
        <w:t>Organización</w:t>
      </w:r>
      <w:r w:rsidRPr="00D41945">
        <w:rPr>
          <w:spacing w:val="-4"/>
          <w:lang w:val="es-MX"/>
        </w:rPr>
        <w:t xml:space="preserve"> </w:t>
      </w:r>
      <w:r w:rsidRPr="00D41945">
        <w:rPr>
          <w:lang w:val="es-MX"/>
        </w:rPr>
        <w:t>de</w:t>
      </w:r>
      <w:r w:rsidRPr="00D41945">
        <w:rPr>
          <w:spacing w:val="-4"/>
          <w:lang w:val="es-MX"/>
        </w:rPr>
        <w:t xml:space="preserve"> </w:t>
      </w:r>
      <w:r w:rsidRPr="00D41945">
        <w:rPr>
          <w:lang w:val="es-MX"/>
        </w:rPr>
        <w:t>las</w:t>
      </w:r>
      <w:r w:rsidRPr="00D41945">
        <w:rPr>
          <w:spacing w:val="-4"/>
          <w:lang w:val="es-MX"/>
        </w:rPr>
        <w:t xml:space="preserve"> </w:t>
      </w:r>
      <w:r w:rsidRPr="00D41945">
        <w:rPr>
          <w:lang w:val="es-MX"/>
        </w:rPr>
        <w:t>Naciones</w:t>
      </w:r>
      <w:r w:rsidRPr="00D41945">
        <w:rPr>
          <w:spacing w:val="-4"/>
          <w:lang w:val="es-MX"/>
        </w:rPr>
        <w:t xml:space="preserve"> </w:t>
      </w:r>
      <w:r w:rsidRPr="00D41945">
        <w:rPr>
          <w:lang w:val="es-MX"/>
        </w:rPr>
        <w:t>Unidas</w:t>
      </w:r>
      <w:r w:rsidRPr="00D41945">
        <w:rPr>
          <w:spacing w:val="-4"/>
          <w:lang w:val="es-MX"/>
        </w:rPr>
        <w:t xml:space="preserve"> </w:t>
      </w:r>
      <w:r w:rsidRPr="00D41945">
        <w:rPr>
          <w:lang w:val="es-MX"/>
        </w:rPr>
        <w:t>(ONU)</w:t>
      </w:r>
      <w:r w:rsidRPr="00D41945">
        <w:rPr>
          <w:spacing w:val="-65"/>
          <w:lang w:val="es-MX"/>
        </w:rPr>
        <w:t xml:space="preserve"> </w:t>
      </w:r>
      <w:r w:rsidRPr="00D41945">
        <w:rPr>
          <w:lang w:val="es-MX"/>
        </w:rPr>
        <w:t>y</w:t>
      </w:r>
      <w:r w:rsidRPr="00D41945">
        <w:rPr>
          <w:spacing w:val="-1"/>
          <w:lang w:val="es-MX"/>
        </w:rPr>
        <w:t xml:space="preserve"> </w:t>
      </w:r>
      <w:r w:rsidRPr="00D41945">
        <w:rPr>
          <w:lang w:val="es-MX"/>
        </w:rPr>
        <w:t>el Sistema Interamericano de Derechos Humanos,</w:t>
      </w:r>
      <w:r w:rsidRPr="00D41945">
        <w:rPr>
          <w:spacing w:val="-1"/>
          <w:lang w:val="es-MX"/>
        </w:rPr>
        <w:t xml:space="preserve"> </w:t>
      </w:r>
      <w:r w:rsidRPr="00D41945">
        <w:rPr>
          <w:lang w:val="es-MX"/>
        </w:rPr>
        <w:t>como a continuación se enuncia:</w:t>
      </w:r>
    </w:p>
    <w:p w14:paraId="3F5B047B" w14:textId="77777777" w:rsidR="00EF0426" w:rsidRPr="00D41945" w:rsidRDefault="00EF0426">
      <w:pPr>
        <w:pStyle w:val="Textoindependiente"/>
        <w:spacing w:before="5"/>
        <w:rPr>
          <w:sz w:val="20"/>
          <w:lang w:val="es-MX"/>
        </w:rPr>
      </w:pPr>
    </w:p>
    <w:p w14:paraId="21C7A812" w14:textId="77777777" w:rsidR="00EF0426" w:rsidRPr="00D41945" w:rsidRDefault="008F73EB" w:rsidP="00990E35">
      <w:pPr>
        <w:pStyle w:val="Ttulo1"/>
        <w:tabs>
          <w:tab w:val="left" w:pos="514"/>
        </w:tabs>
        <w:spacing w:before="93"/>
        <w:ind w:left="0" w:firstLine="0"/>
        <w:rPr>
          <w:lang w:val="es-MX"/>
        </w:rPr>
      </w:pPr>
      <w:r w:rsidRPr="00D41945">
        <w:rPr>
          <w:lang w:val="es-MX"/>
        </w:rPr>
        <w:t>Instrumentos</w:t>
      </w:r>
      <w:r w:rsidRPr="00D41945">
        <w:rPr>
          <w:spacing w:val="-1"/>
          <w:lang w:val="es-MX"/>
        </w:rPr>
        <w:t xml:space="preserve"> </w:t>
      </w:r>
      <w:r w:rsidRPr="00D41945">
        <w:rPr>
          <w:lang w:val="es-MX"/>
        </w:rPr>
        <w:t>jurídicos internacionales:</w:t>
      </w:r>
    </w:p>
    <w:p w14:paraId="038775A9" w14:textId="77777777" w:rsidR="00EF0426" w:rsidRPr="00D41945" w:rsidRDefault="00EF0426">
      <w:pPr>
        <w:pStyle w:val="Textoindependiente"/>
        <w:spacing w:before="4"/>
        <w:rPr>
          <w:rFonts w:ascii="Arial"/>
          <w:b/>
          <w:lang w:val="es-MX"/>
        </w:rPr>
      </w:pPr>
    </w:p>
    <w:p w14:paraId="7EB993EE" w14:textId="77777777" w:rsidR="00EF0426" w:rsidRPr="00D41945" w:rsidRDefault="008F73EB" w:rsidP="00371312">
      <w:pPr>
        <w:spacing w:before="1" w:line="276" w:lineRule="auto"/>
        <w:ind w:left="112" w:right="110"/>
        <w:jc w:val="both"/>
        <w:rPr>
          <w:rFonts w:ascii="Arial" w:hAnsi="Arial"/>
          <w:b/>
          <w:sz w:val="24"/>
          <w:lang w:val="es-MX"/>
        </w:rPr>
      </w:pPr>
      <w:r w:rsidRPr="00D41945">
        <w:rPr>
          <w:rFonts w:ascii="Arial" w:hAnsi="Arial"/>
          <w:b/>
          <w:sz w:val="24"/>
          <w:lang w:val="es-MX"/>
        </w:rPr>
        <w:t>Convenio Núm. 169 de la Organización Internacional del Trabajo (OIT) sobre Pueblos</w:t>
      </w:r>
      <w:r w:rsidRPr="00D41945">
        <w:rPr>
          <w:rFonts w:ascii="Arial" w:hAnsi="Arial"/>
          <w:b/>
          <w:spacing w:val="1"/>
          <w:sz w:val="24"/>
          <w:lang w:val="es-MX"/>
        </w:rPr>
        <w:t xml:space="preserve"> </w:t>
      </w:r>
      <w:r w:rsidRPr="00D41945">
        <w:rPr>
          <w:rFonts w:ascii="Arial" w:hAnsi="Arial"/>
          <w:b/>
          <w:sz w:val="24"/>
          <w:lang w:val="es-MX"/>
        </w:rPr>
        <w:t>Indígenas y</w:t>
      </w:r>
      <w:r w:rsidRPr="00D41945">
        <w:rPr>
          <w:rFonts w:ascii="Arial" w:hAnsi="Arial"/>
          <w:b/>
          <w:spacing w:val="-1"/>
          <w:sz w:val="24"/>
          <w:lang w:val="es-MX"/>
        </w:rPr>
        <w:t xml:space="preserve"> </w:t>
      </w:r>
      <w:r w:rsidRPr="00D41945">
        <w:rPr>
          <w:rFonts w:ascii="Arial" w:hAnsi="Arial"/>
          <w:b/>
          <w:sz w:val="24"/>
          <w:lang w:val="es-MX"/>
        </w:rPr>
        <w:t>Tribales.</w:t>
      </w:r>
      <w:r w:rsidR="00371312" w:rsidRPr="00D41945">
        <w:rPr>
          <w:rFonts w:ascii="Arial" w:hAnsi="Arial"/>
          <w:b/>
          <w:sz w:val="24"/>
          <w:lang w:val="es-MX"/>
        </w:rPr>
        <w:t xml:space="preserve"> </w:t>
      </w:r>
      <w:r w:rsidRPr="00D41945">
        <w:rPr>
          <w:rFonts w:ascii="Arial" w:hAnsi="Arial"/>
          <w:i/>
          <w:sz w:val="24"/>
          <w:lang w:val="es-MX"/>
        </w:rPr>
        <w:t xml:space="preserve">Artículo 6 1. </w:t>
      </w:r>
    </w:p>
    <w:p w14:paraId="306D12DD" w14:textId="77777777" w:rsidR="00EF0426" w:rsidRPr="00D41945" w:rsidRDefault="008F73EB" w:rsidP="00371312">
      <w:pPr>
        <w:pStyle w:val="Ttulo1"/>
        <w:spacing w:before="241"/>
        <w:ind w:left="112" w:firstLine="0"/>
        <w:jc w:val="both"/>
        <w:rPr>
          <w:lang w:val="es-MX"/>
        </w:rPr>
      </w:pPr>
      <w:r w:rsidRPr="00D41945">
        <w:rPr>
          <w:lang w:val="es-MX"/>
        </w:rPr>
        <w:t>Declaración</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las</w:t>
      </w:r>
      <w:r w:rsidRPr="00D41945">
        <w:rPr>
          <w:spacing w:val="-3"/>
          <w:lang w:val="es-MX"/>
        </w:rPr>
        <w:t xml:space="preserve"> </w:t>
      </w:r>
      <w:r w:rsidRPr="00D41945">
        <w:rPr>
          <w:lang w:val="es-MX"/>
        </w:rPr>
        <w:t>Naciones</w:t>
      </w:r>
      <w:r w:rsidRPr="00D41945">
        <w:rPr>
          <w:spacing w:val="-3"/>
          <w:lang w:val="es-MX"/>
        </w:rPr>
        <w:t xml:space="preserve"> </w:t>
      </w:r>
      <w:r w:rsidRPr="00D41945">
        <w:rPr>
          <w:lang w:val="es-MX"/>
        </w:rPr>
        <w:t>Unidas</w:t>
      </w:r>
      <w:r w:rsidRPr="00D41945">
        <w:rPr>
          <w:spacing w:val="-2"/>
          <w:lang w:val="es-MX"/>
        </w:rPr>
        <w:t xml:space="preserve"> </w:t>
      </w:r>
      <w:r w:rsidRPr="00D41945">
        <w:rPr>
          <w:lang w:val="es-MX"/>
        </w:rPr>
        <w:t>sobre</w:t>
      </w:r>
      <w:r w:rsidRPr="00D41945">
        <w:rPr>
          <w:spacing w:val="-3"/>
          <w:lang w:val="es-MX"/>
        </w:rPr>
        <w:t xml:space="preserve"> </w:t>
      </w:r>
      <w:r w:rsidRPr="00D41945">
        <w:rPr>
          <w:lang w:val="es-MX"/>
        </w:rPr>
        <w:t>los</w:t>
      </w:r>
      <w:r w:rsidRPr="00D41945">
        <w:rPr>
          <w:spacing w:val="-3"/>
          <w:lang w:val="es-MX"/>
        </w:rPr>
        <w:t xml:space="preserve"> </w:t>
      </w:r>
      <w:r w:rsidRPr="00D41945">
        <w:rPr>
          <w:lang w:val="es-MX"/>
        </w:rPr>
        <w:t>Derechos</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los</w:t>
      </w:r>
      <w:r w:rsidRPr="00D41945">
        <w:rPr>
          <w:spacing w:val="-4"/>
          <w:lang w:val="es-MX"/>
        </w:rPr>
        <w:t xml:space="preserve"> </w:t>
      </w:r>
      <w:r w:rsidRPr="00D41945">
        <w:rPr>
          <w:lang w:val="es-MX"/>
        </w:rPr>
        <w:t>Pueblos</w:t>
      </w:r>
      <w:r w:rsidRPr="00D41945">
        <w:rPr>
          <w:spacing w:val="-3"/>
          <w:lang w:val="es-MX"/>
        </w:rPr>
        <w:t xml:space="preserve"> </w:t>
      </w:r>
      <w:r w:rsidRPr="00D41945">
        <w:rPr>
          <w:lang w:val="es-MX"/>
        </w:rPr>
        <w:t>Indígenas.</w:t>
      </w:r>
      <w:r w:rsidR="00371312" w:rsidRPr="00D41945">
        <w:rPr>
          <w:lang w:val="es-MX"/>
        </w:rPr>
        <w:t xml:space="preserve"> </w:t>
      </w:r>
      <w:r w:rsidRPr="00D41945">
        <w:rPr>
          <w:b w:val="0"/>
          <w:i/>
          <w:lang w:val="es-MX"/>
        </w:rPr>
        <w:t>Artículo</w:t>
      </w:r>
      <w:r w:rsidR="00371312" w:rsidRPr="00D41945">
        <w:rPr>
          <w:b w:val="0"/>
          <w:i/>
          <w:lang w:val="es-MX"/>
        </w:rPr>
        <w:t xml:space="preserve">s </w:t>
      </w:r>
      <w:r w:rsidR="00371312" w:rsidRPr="00D41945">
        <w:rPr>
          <w:b w:val="0"/>
          <w:i/>
          <w:lang w:val="es-MX"/>
        </w:rPr>
        <w:lastRenderedPageBreak/>
        <w:t xml:space="preserve">14 2; 15 2; 19; </w:t>
      </w:r>
      <w:r w:rsidRPr="00D41945">
        <w:rPr>
          <w:b w:val="0"/>
          <w:i/>
          <w:lang w:val="es-MX"/>
        </w:rPr>
        <w:t>32</w:t>
      </w:r>
      <w:r w:rsidR="00371312" w:rsidRPr="00D41945">
        <w:rPr>
          <w:b w:val="0"/>
          <w:i/>
          <w:lang w:val="es-MX"/>
        </w:rPr>
        <w:t>;</w:t>
      </w:r>
      <w:r w:rsidRPr="00D41945">
        <w:rPr>
          <w:b w:val="0"/>
          <w:i/>
          <w:lang w:val="es-MX"/>
        </w:rPr>
        <w:t xml:space="preserve"> 38</w:t>
      </w:r>
      <w:r w:rsidR="00371312" w:rsidRPr="00D41945">
        <w:rPr>
          <w:b w:val="0"/>
          <w:i/>
          <w:lang w:val="es-MX"/>
        </w:rPr>
        <w:t xml:space="preserve"> y </w:t>
      </w:r>
      <w:r w:rsidRPr="00D41945">
        <w:rPr>
          <w:b w:val="0"/>
          <w:i/>
          <w:lang w:val="es-MX"/>
        </w:rPr>
        <w:t>43.</w:t>
      </w:r>
      <w:r w:rsidRPr="00D41945">
        <w:rPr>
          <w:i/>
          <w:spacing w:val="65"/>
          <w:lang w:val="es-MX"/>
        </w:rPr>
        <w:t xml:space="preserve"> </w:t>
      </w:r>
    </w:p>
    <w:p w14:paraId="6379766F" w14:textId="77777777" w:rsidR="00EF0426" w:rsidRPr="00D41945" w:rsidRDefault="008F73EB" w:rsidP="00371312">
      <w:pPr>
        <w:pStyle w:val="Ttulo1"/>
        <w:spacing w:before="233"/>
        <w:ind w:left="112" w:firstLine="0"/>
        <w:jc w:val="both"/>
        <w:rPr>
          <w:i/>
          <w:lang w:val="es-MX"/>
        </w:rPr>
      </w:pPr>
      <w:r w:rsidRPr="00D41945">
        <w:rPr>
          <w:lang w:val="es-MX"/>
        </w:rPr>
        <w:t>Declaración</w:t>
      </w:r>
      <w:r w:rsidRPr="00D41945">
        <w:rPr>
          <w:spacing w:val="-2"/>
          <w:lang w:val="es-MX"/>
        </w:rPr>
        <w:t xml:space="preserve"> </w:t>
      </w:r>
      <w:r w:rsidRPr="00D41945">
        <w:rPr>
          <w:lang w:val="es-MX"/>
        </w:rPr>
        <w:t>Americana sobre Derechos de los Pueblos Indígenas.</w:t>
      </w:r>
      <w:r w:rsidR="00371312" w:rsidRPr="00D41945">
        <w:rPr>
          <w:lang w:val="es-MX"/>
        </w:rPr>
        <w:t xml:space="preserve"> </w:t>
      </w:r>
      <w:r w:rsidRPr="00D41945">
        <w:rPr>
          <w:b w:val="0"/>
          <w:i/>
          <w:lang w:val="es-MX"/>
        </w:rPr>
        <w:t>Artículo</w:t>
      </w:r>
      <w:r w:rsidR="00371312" w:rsidRPr="00D41945">
        <w:rPr>
          <w:b w:val="0"/>
          <w:i/>
          <w:lang w:val="es-MX"/>
        </w:rPr>
        <w:t>s: XV. Educación. 1;</w:t>
      </w:r>
      <w:r w:rsidRPr="00D41945">
        <w:rPr>
          <w:b w:val="0"/>
          <w:i/>
          <w:lang w:val="es-MX"/>
        </w:rPr>
        <w:t xml:space="preserve"> XXVIII. Protección del Patrimonio Cultural y </w:t>
      </w:r>
      <w:r w:rsidR="00371312" w:rsidRPr="00D41945">
        <w:rPr>
          <w:b w:val="0"/>
          <w:i/>
          <w:lang w:val="es-MX"/>
        </w:rPr>
        <w:t>de la Propiedad Intelectual. 3;</w:t>
      </w:r>
      <w:r w:rsidRPr="00D41945">
        <w:rPr>
          <w:b w:val="0"/>
          <w:i/>
          <w:spacing w:val="-11"/>
          <w:lang w:val="es-MX"/>
        </w:rPr>
        <w:t xml:space="preserve"> </w:t>
      </w:r>
      <w:r w:rsidRPr="00D41945">
        <w:rPr>
          <w:b w:val="0"/>
          <w:i/>
          <w:lang w:val="es-MX"/>
        </w:rPr>
        <w:t>XXIX.</w:t>
      </w:r>
      <w:r w:rsidRPr="00D41945">
        <w:rPr>
          <w:b w:val="0"/>
          <w:i/>
          <w:spacing w:val="-10"/>
          <w:lang w:val="es-MX"/>
        </w:rPr>
        <w:t xml:space="preserve"> </w:t>
      </w:r>
      <w:r w:rsidRPr="00D41945">
        <w:rPr>
          <w:b w:val="0"/>
          <w:i/>
          <w:lang w:val="es-MX"/>
        </w:rPr>
        <w:t>Derecho</w:t>
      </w:r>
      <w:r w:rsidRPr="00D41945">
        <w:rPr>
          <w:b w:val="0"/>
          <w:i/>
          <w:spacing w:val="-10"/>
          <w:lang w:val="es-MX"/>
        </w:rPr>
        <w:t xml:space="preserve"> </w:t>
      </w:r>
      <w:r w:rsidRPr="00D41945">
        <w:rPr>
          <w:b w:val="0"/>
          <w:i/>
          <w:lang w:val="es-MX"/>
        </w:rPr>
        <w:t>al</w:t>
      </w:r>
      <w:r w:rsidRPr="00D41945">
        <w:rPr>
          <w:b w:val="0"/>
          <w:i/>
          <w:spacing w:val="-10"/>
          <w:lang w:val="es-MX"/>
        </w:rPr>
        <w:t xml:space="preserve"> </w:t>
      </w:r>
      <w:r w:rsidRPr="00D41945">
        <w:rPr>
          <w:b w:val="0"/>
          <w:i/>
          <w:lang w:val="es-MX"/>
        </w:rPr>
        <w:t>desarrollo.</w:t>
      </w:r>
      <w:r w:rsidRPr="00D41945">
        <w:rPr>
          <w:b w:val="0"/>
          <w:i/>
          <w:spacing w:val="-11"/>
          <w:lang w:val="es-MX"/>
        </w:rPr>
        <w:t xml:space="preserve"> </w:t>
      </w:r>
      <w:r w:rsidRPr="00D41945">
        <w:rPr>
          <w:b w:val="0"/>
          <w:i/>
          <w:lang w:val="es-MX"/>
        </w:rPr>
        <w:t>4.</w:t>
      </w:r>
      <w:r w:rsidRPr="00D41945">
        <w:rPr>
          <w:b w:val="0"/>
          <w:i/>
          <w:spacing w:val="-10"/>
          <w:lang w:val="es-MX"/>
        </w:rPr>
        <w:t xml:space="preserve"> </w:t>
      </w:r>
    </w:p>
    <w:p w14:paraId="45C16B79" w14:textId="77777777" w:rsidR="00EF0426" w:rsidRPr="00D41945" w:rsidRDefault="00EF0426">
      <w:pPr>
        <w:pStyle w:val="Textoindependiente"/>
        <w:rPr>
          <w:rFonts w:ascii="Arial"/>
          <w:i/>
          <w:sz w:val="21"/>
          <w:lang w:val="es-MX"/>
        </w:rPr>
      </w:pPr>
    </w:p>
    <w:p w14:paraId="2844D10F" w14:textId="77777777" w:rsidR="00EF0426" w:rsidRPr="00D41945" w:rsidRDefault="008F73EB">
      <w:pPr>
        <w:pStyle w:val="Ttulo1"/>
        <w:spacing w:before="1" w:line="276" w:lineRule="auto"/>
        <w:ind w:left="112" w:right="110" w:firstLine="0"/>
        <w:jc w:val="both"/>
        <w:rPr>
          <w:lang w:val="es-MX"/>
        </w:rPr>
      </w:pPr>
      <w:r w:rsidRPr="00D41945">
        <w:rPr>
          <w:lang w:val="es-MX"/>
        </w:rPr>
        <w:t>Informes</w:t>
      </w:r>
      <w:r w:rsidRPr="00D41945">
        <w:rPr>
          <w:spacing w:val="1"/>
          <w:lang w:val="es-MX"/>
        </w:rPr>
        <w:t xml:space="preserve"> </w:t>
      </w:r>
      <w:r w:rsidRPr="00D41945">
        <w:rPr>
          <w:lang w:val="es-MX"/>
        </w:rPr>
        <w:t>del</w:t>
      </w:r>
      <w:r w:rsidRPr="00D41945">
        <w:rPr>
          <w:spacing w:val="1"/>
          <w:lang w:val="es-MX"/>
        </w:rPr>
        <w:t xml:space="preserve"> </w:t>
      </w:r>
      <w:r w:rsidRPr="00D41945">
        <w:rPr>
          <w:lang w:val="es-MX"/>
        </w:rPr>
        <w:t>Relator</w:t>
      </w:r>
      <w:r w:rsidRPr="00D41945">
        <w:rPr>
          <w:spacing w:val="1"/>
          <w:lang w:val="es-MX"/>
        </w:rPr>
        <w:t xml:space="preserve"> </w:t>
      </w:r>
      <w:r w:rsidRPr="00D41945">
        <w:rPr>
          <w:lang w:val="es-MX"/>
        </w:rPr>
        <w:t>Especial</w:t>
      </w:r>
      <w:r w:rsidRPr="00D41945">
        <w:rPr>
          <w:spacing w:val="1"/>
          <w:lang w:val="es-MX"/>
        </w:rPr>
        <w:t xml:space="preserve"> </w:t>
      </w:r>
      <w:r w:rsidRPr="00D41945">
        <w:rPr>
          <w:lang w:val="es-MX"/>
        </w:rPr>
        <w:t>sobre</w:t>
      </w:r>
      <w:r w:rsidRPr="00D41945">
        <w:rPr>
          <w:spacing w:val="1"/>
          <w:lang w:val="es-MX"/>
        </w:rPr>
        <w:t xml:space="preserve"> </w:t>
      </w:r>
      <w:r w:rsidRPr="00D41945">
        <w:rPr>
          <w:lang w:val="es-MX"/>
        </w:rPr>
        <w:t>los</w:t>
      </w:r>
      <w:r w:rsidRPr="00D41945">
        <w:rPr>
          <w:spacing w:val="1"/>
          <w:lang w:val="es-MX"/>
        </w:rPr>
        <w:t xml:space="preserve"> </w:t>
      </w:r>
      <w:r w:rsidRPr="00D41945">
        <w:rPr>
          <w:lang w:val="es-MX"/>
        </w:rPr>
        <w:t>Derechos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los</w:t>
      </w:r>
      <w:r w:rsidRPr="00D41945">
        <w:rPr>
          <w:spacing w:val="1"/>
          <w:lang w:val="es-MX"/>
        </w:rPr>
        <w:t xml:space="preserve"> </w:t>
      </w:r>
      <w:r w:rsidRPr="00D41945">
        <w:rPr>
          <w:lang w:val="es-MX"/>
        </w:rPr>
        <w:t>Pueblos</w:t>
      </w:r>
      <w:r w:rsidRPr="00D41945">
        <w:rPr>
          <w:spacing w:val="1"/>
          <w:lang w:val="es-MX"/>
        </w:rPr>
        <w:t xml:space="preserve"> </w:t>
      </w:r>
      <w:r w:rsidRPr="00D41945">
        <w:rPr>
          <w:lang w:val="es-MX"/>
        </w:rPr>
        <w:t>Indígenas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la</w:t>
      </w:r>
      <w:r w:rsidRPr="00D41945">
        <w:rPr>
          <w:spacing w:val="1"/>
          <w:lang w:val="es-MX"/>
        </w:rPr>
        <w:t xml:space="preserve"> </w:t>
      </w:r>
      <w:r w:rsidRPr="00D41945">
        <w:rPr>
          <w:lang w:val="es-MX"/>
        </w:rPr>
        <w:t>Organización</w:t>
      </w:r>
      <w:r w:rsidRPr="00D41945">
        <w:rPr>
          <w:spacing w:val="-2"/>
          <w:lang w:val="es-MX"/>
        </w:rPr>
        <w:t xml:space="preserve"> </w:t>
      </w:r>
      <w:r w:rsidRPr="00D41945">
        <w:rPr>
          <w:lang w:val="es-MX"/>
        </w:rPr>
        <w:t>de las Naciones Unidas</w:t>
      </w:r>
      <w:r w:rsidRPr="00D41945">
        <w:rPr>
          <w:spacing w:val="-1"/>
          <w:lang w:val="es-MX"/>
        </w:rPr>
        <w:t xml:space="preserve"> </w:t>
      </w:r>
      <w:r w:rsidRPr="00D41945">
        <w:rPr>
          <w:lang w:val="es-MX"/>
        </w:rPr>
        <w:t>(ONU).</w:t>
      </w:r>
    </w:p>
    <w:p w14:paraId="7314E697" w14:textId="77777777" w:rsidR="00EF0426" w:rsidRPr="00D41945" w:rsidRDefault="008F73EB">
      <w:pPr>
        <w:pStyle w:val="Ttulo1"/>
        <w:spacing w:before="238"/>
        <w:ind w:left="112" w:firstLine="0"/>
        <w:jc w:val="both"/>
        <w:rPr>
          <w:lang w:val="es-MX"/>
        </w:rPr>
      </w:pPr>
      <w:r w:rsidRPr="00D41945">
        <w:rPr>
          <w:lang w:val="es-MX"/>
        </w:rPr>
        <w:t>Agenda</w:t>
      </w:r>
      <w:r w:rsidRPr="00D41945">
        <w:rPr>
          <w:spacing w:val="-1"/>
          <w:lang w:val="es-MX"/>
        </w:rPr>
        <w:t xml:space="preserve"> </w:t>
      </w:r>
      <w:r w:rsidRPr="00D41945">
        <w:rPr>
          <w:lang w:val="es-MX"/>
        </w:rPr>
        <w:t>2030</w:t>
      </w:r>
      <w:r w:rsidRPr="00D41945">
        <w:rPr>
          <w:spacing w:val="-1"/>
          <w:lang w:val="es-MX"/>
        </w:rPr>
        <w:t xml:space="preserve"> </w:t>
      </w:r>
      <w:r w:rsidRPr="00D41945">
        <w:rPr>
          <w:lang w:val="es-MX"/>
        </w:rPr>
        <w:t>para</w:t>
      </w:r>
      <w:r w:rsidRPr="00D41945">
        <w:rPr>
          <w:spacing w:val="-1"/>
          <w:lang w:val="es-MX"/>
        </w:rPr>
        <w:t xml:space="preserve"> </w:t>
      </w:r>
      <w:r w:rsidRPr="00D41945">
        <w:rPr>
          <w:lang w:val="es-MX"/>
        </w:rPr>
        <w:t>el</w:t>
      </w:r>
      <w:r w:rsidRPr="00D41945">
        <w:rPr>
          <w:spacing w:val="-2"/>
          <w:lang w:val="es-MX"/>
        </w:rPr>
        <w:t xml:space="preserve"> </w:t>
      </w:r>
      <w:r w:rsidRPr="00D41945">
        <w:rPr>
          <w:lang w:val="es-MX"/>
        </w:rPr>
        <w:t>Desarrollo</w:t>
      </w:r>
      <w:r w:rsidRPr="00D41945">
        <w:rPr>
          <w:spacing w:val="-2"/>
          <w:lang w:val="es-MX"/>
        </w:rPr>
        <w:t xml:space="preserve"> </w:t>
      </w:r>
      <w:r w:rsidRPr="00D41945">
        <w:rPr>
          <w:lang w:val="es-MX"/>
        </w:rPr>
        <w:t>Sostenible,</w:t>
      </w:r>
      <w:r w:rsidRPr="00D41945">
        <w:rPr>
          <w:spacing w:val="-1"/>
          <w:lang w:val="es-MX"/>
        </w:rPr>
        <w:t xml:space="preserve"> </w:t>
      </w:r>
      <w:r w:rsidRPr="00D41945">
        <w:rPr>
          <w:lang w:val="es-MX"/>
        </w:rPr>
        <w:t>sobre</w:t>
      </w:r>
      <w:r w:rsidRPr="00D41945">
        <w:rPr>
          <w:spacing w:val="-1"/>
          <w:lang w:val="es-MX"/>
        </w:rPr>
        <w:t xml:space="preserve"> </w:t>
      </w:r>
      <w:r w:rsidRPr="00D41945">
        <w:rPr>
          <w:lang w:val="es-MX"/>
        </w:rPr>
        <w:t>educación</w:t>
      </w:r>
      <w:r w:rsidRPr="00D41945">
        <w:rPr>
          <w:spacing w:val="-2"/>
          <w:lang w:val="es-MX"/>
        </w:rPr>
        <w:t xml:space="preserve"> </w:t>
      </w:r>
      <w:r w:rsidRPr="00D41945">
        <w:rPr>
          <w:lang w:val="es-MX"/>
        </w:rPr>
        <w:t>y</w:t>
      </w:r>
      <w:r w:rsidRPr="00D41945">
        <w:rPr>
          <w:spacing w:val="-1"/>
          <w:lang w:val="es-MX"/>
        </w:rPr>
        <w:t xml:space="preserve"> </w:t>
      </w:r>
      <w:r w:rsidRPr="00D41945">
        <w:rPr>
          <w:lang w:val="es-MX"/>
        </w:rPr>
        <w:t>desarrollo</w:t>
      </w:r>
      <w:r w:rsidRPr="00D41945">
        <w:rPr>
          <w:spacing w:val="-2"/>
          <w:lang w:val="es-MX"/>
        </w:rPr>
        <w:t xml:space="preserve"> </w:t>
      </w:r>
      <w:r w:rsidRPr="00D41945">
        <w:rPr>
          <w:lang w:val="es-MX"/>
        </w:rPr>
        <w:t>sostenible.</w:t>
      </w:r>
    </w:p>
    <w:p w14:paraId="03DF2D43" w14:textId="77777777" w:rsidR="00EF0426" w:rsidRPr="00D41945" w:rsidRDefault="00EF0426">
      <w:pPr>
        <w:pStyle w:val="Textoindependiente"/>
        <w:spacing w:before="5"/>
        <w:rPr>
          <w:rFonts w:ascii="Arial"/>
          <w:b/>
          <w:lang w:val="es-MX"/>
        </w:rPr>
      </w:pPr>
    </w:p>
    <w:p w14:paraId="23D8274D" w14:textId="77777777" w:rsidR="00EF0426" w:rsidRPr="00D41945" w:rsidRDefault="008F73EB" w:rsidP="00371312">
      <w:pPr>
        <w:pStyle w:val="Ttulo1"/>
        <w:spacing w:before="243" w:line="276" w:lineRule="auto"/>
        <w:ind w:left="112" w:right="110" w:firstLine="0"/>
        <w:jc w:val="both"/>
        <w:rPr>
          <w:lang w:val="es-MX"/>
        </w:rPr>
      </w:pPr>
      <w:r w:rsidRPr="00D41945">
        <w:rPr>
          <w:lang w:val="es-MX"/>
        </w:rPr>
        <w:t>Declaración de Incheon y Marco de Acción para la realización del Objetivo de Desarrollo</w:t>
      </w:r>
      <w:r w:rsidRPr="00D41945">
        <w:rPr>
          <w:spacing w:val="1"/>
          <w:lang w:val="es-MX"/>
        </w:rPr>
        <w:t xml:space="preserve"> </w:t>
      </w:r>
      <w:r w:rsidRPr="00D41945">
        <w:rPr>
          <w:lang w:val="es-MX"/>
        </w:rPr>
        <w:t>Sostenible 4: Garantizar una educación inclusiva y equitativa de calidad y promover</w:t>
      </w:r>
      <w:r w:rsidRPr="00D41945">
        <w:rPr>
          <w:spacing w:val="1"/>
          <w:lang w:val="es-MX"/>
        </w:rPr>
        <w:t xml:space="preserve"> </w:t>
      </w:r>
      <w:r w:rsidRPr="00D41945">
        <w:rPr>
          <w:lang w:val="es-MX"/>
        </w:rPr>
        <w:t>oportunidades</w:t>
      </w:r>
      <w:r w:rsidRPr="00D41945">
        <w:rPr>
          <w:spacing w:val="-1"/>
          <w:lang w:val="es-MX"/>
        </w:rPr>
        <w:t xml:space="preserve"> </w:t>
      </w:r>
      <w:r w:rsidRPr="00D41945">
        <w:rPr>
          <w:lang w:val="es-MX"/>
        </w:rPr>
        <w:t>de aprendizaje permanente</w:t>
      </w:r>
      <w:r w:rsidRPr="00D41945">
        <w:rPr>
          <w:spacing w:val="-1"/>
          <w:lang w:val="es-MX"/>
        </w:rPr>
        <w:t xml:space="preserve"> </w:t>
      </w:r>
      <w:r w:rsidRPr="00D41945">
        <w:rPr>
          <w:lang w:val="es-MX"/>
        </w:rPr>
        <w:t>para todos,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la Agenda</w:t>
      </w:r>
      <w:r w:rsidRPr="00D41945">
        <w:rPr>
          <w:spacing w:val="-1"/>
          <w:lang w:val="es-MX"/>
        </w:rPr>
        <w:t xml:space="preserve"> </w:t>
      </w:r>
      <w:r w:rsidRPr="00D41945">
        <w:rPr>
          <w:lang w:val="es-MX"/>
        </w:rPr>
        <w:t>2030.</w:t>
      </w:r>
      <w:r w:rsidR="00371312" w:rsidRPr="00D41945">
        <w:rPr>
          <w:lang w:val="es-MX"/>
        </w:rPr>
        <w:t xml:space="preserve"> </w:t>
      </w:r>
      <w:r w:rsidRPr="00D41945">
        <w:rPr>
          <w:b w:val="0"/>
          <w:i/>
          <w:lang w:val="es-MX"/>
        </w:rPr>
        <w:t>4.5</w:t>
      </w:r>
      <w:r w:rsidRPr="00D41945">
        <w:rPr>
          <w:i/>
          <w:lang w:val="es-MX"/>
        </w:rPr>
        <w:t xml:space="preserve"> </w:t>
      </w:r>
    </w:p>
    <w:p w14:paraId="36688526" w14:textId="77777777" w:rsidR="00EF0426" w:rsidRPr="00D41945" w:rsidRDefault="008F73EB">
      <w:pPr>
        <w:pStyle w:val="Ttulo1"/>
        <w:spacing w:before="242"/>
        <w:ind w:left="112" w:firstLine="0"/>
        <w:jc w:val="both"/>
        <w:rPr>
          <w:b w:val="0"/>
          <w:i/>
          <w:lang w:val="es-MX"/>
        </w:rPr>
      </w:pPr>
      <w:r w:rsidRPr="00D41945">
        <w:rPr>
          <w:lang w:val="es-MX"/>
        </w:rPr>
        <w:t>Declaración</w:t>
      </w:r>
      <w:r w:rsidRPr="00D41945">
        <w:rPr>
          <w:spacing w:val="-2"/>
          <w:lang w:val="es-MX"/>
        </w:rPr>
        <w:t xml:space="preserve"> </w:t>
      </w:r>
      <w:r w:rsidRPr="00D41945">
        <w:rPr>
          <w:lang w:val="es-MX"/>
        </w:rPr>
        <w:t>y Plan</w:t>
      </w:r>
      <w:r w:rsidRPr="00D41945">
        <w:rPr>
          <w:spacing w:val="-1"/>
          <w:lang w:val="es-MX"/>
        </w:rPr>
        <w:t xml:space="preserve"> </w:t>
      </w:r>
      <w:r w:rsidRPr="00D41945">
        <w:rPr>
          <w:lang w:val="es-MX"/>
        </w:rPr>
        <w:t>de Acción</w:t>
      </w:r>
      <w:r w:rsidRPr="00D41945">
        <w:rPr>
          <w:spacing w:val="-1"/>
          <w:lang w:val="es-MX"/>
        </w:rPr>
        <w:t xml:space="preserve"> </w:t>
      </w:r>
      <w:r w:rsidRPr="00D41945">
        <w:rPr>
          <w:lang w:val="es-MX"/>
        </w:rPr>
        <w:t>de Durban</w:t>
      </w:r>
      <w:r w:rsidRPr="00D41945">
        <w:rPr>
          <w:b w:val="0"/>
          <w:i/>
          <w:lang w:val="es-MX"/>
        </w:rPr>
        <w:t>.</w:t>
      </w:r>
    </w:p>
    <w:p w14:paraId="62C8C3EA" w14:textId="77777777" w:rsidR="00EF0426" w:rsidRPr="00D41945" w:rsidRDefault="00EF0426">
      <w:pPr>
        <w:pStyle w:val="Textoindependiente"/>
        <w:spacing w:before="5"/>
        <w:rPr>
          <w:rFonts w:ascii="Arial"/>
          <w:i/>
          <w:lang w:val="es-MX"/>
        </w:rPr>
      </w:pPr>
    </w:p>
    <w:p w14:paraId="4B10E24A" w14:textId="77777777" w:rsidR="00EF0426" w:rsidRPr="00D41945" w:rsidRDefault="00EF0426">
      <w:pPr>
        <w:pStyle w:val="Textoindependiente"/>
        <w:spacing w:before="5"/>
        <w:rPr>
          <w:sz w:val="20"/>
          <w:lang w:val="es-MX"/>
        </w:rPr>
      </w:pPr>
    </w:p>
    <w:p w14:paraId="61C61B81" w14:textId="77777777" w:rsidR="00EF0426" w:rsidRPr="00D41945" w:rsidRDefault="008F73EB" w:rsidP="00990E35">
      <w:pPr>
        <w:pStyle w:val="Ttulo1"/>
        <w:tabs>
          <w:tab w:val="left" w:pos="514"/>
        </w:tabs>
        <w:spacing w:before="93"/>
        <w:ind w:left="0" w:firstLine="0"/>
        <w:jc w:val="both"/>
        <w:rPr>
          <w:lang w:val="es-MX"/>
        </w:rPr>
      </w:pPr>
      <w:r w:rsidRPr="00D41945">
        <w:rPr>
          <w:lang w:val="es-MX"/>
        </w:rPr>
        <w:t>Instrumentos</w:t>
      </w:r>
      <w:r w:rsidRPr="00D41945">
        <w:rPr>
          <w:spacing w:val="-1"/>
          <w:lang w:val="es-MX"/>
        </w:rPr>
        <w:t xml:space="preserve"> </w:t>
      </w:r>
      <w:r w:rsidRPr="00D41945">
        <w:rPr>
          <w:lang w:val="es-MX"/>
        </w:rPr>
        <w:t>Jurídicos</w:t>
      </w:r>
      <w:r w:rsidRPr="00D41945">
        <w:rPr>
          <w:spacing w:val="-1"/>
          <w:lang w:val="es-MX"/>
        </w:rPr>
        <w:t xml:space="preserve"> </w:t>
      </w:r>
      <w:r w:rsidRPr="00D41945">
        <w:rPr>
          <w:lang w:val="es-MX"/>
        </w:rPr>
        <w:t>Nacionales.</w:t>
      </w:r>
    </w:p>
    <w:p w14:paraId="081A0FEA" w14:textId="77777777" w:rsidR="00EF0426" w:rsidRPr="00D41945" w:rsidRDefault="00EF0426">
      <w:pPr>
        <w:pStyle w:val="Textoindependiente"/>
        <w:spacing w:before="4"/>
        <w:rPr>
          <w:rFonts w:ascii="Arial"/>
          <w:b/>
          <w:lang w:val="es-MX"/>
        </w:rPr>
      </w:pPr>
    </w:p>
    <w:p w14:paraId="6AE134A2" w14:textId="77777777" w:rsidR="00EF0426" w:rsidRPr="00D41945" w:rsidRDefault="008F73EB" w:rsidP="00C8004D">
      <w:pPr>
        <w:spacing w:before="1"/>
        <w:ind w:left="112"/>
        <w:jc w:val="both"/>
        <w:rPr>
          <w:rFonts w:ascii="Arial" w:hAnsi="Arial"/>
          <w:i/>
          <w:sz w:val="24"/>
          <w:lang w:val="es-MX"/>
        </w:rPr>
      </w:pPr>
      <w:r w:rsidRPr="00D41945">
        <w:rPr>
          <w:rFonts w:ascii="Arial" w:hAnsi="Arial"/>
          <w:b/>
          <w:sz w:val="24"/>
          <w:lang w:val="es-MX"/>
        </w:rPr>
        <w:t>Constitución</w:t>
      </w:r>
      <w:r w:rsidRPr="00D41945">
        <w:rPr>
          <w:rFonts w:ascii="Arial" w:hAnsi="Arial"/>
          <w:b/>
          <w:spacing w:val="-2"/>
          <w:sz w:val="24"/>
          <w:lang w:val="es-MX"/>
        </w:rPr>
        <w:t xml:space="preserve"> </w:t>
      </w:r>
      <w:r w:rsidRPr="00D41945">
        <w:rPr>
          <w:rFonts w:ascii="Arial" w:hAnsi="Arial"/>
          <w:b/>
          <w:sz w:val="24"/>
          <w:lang w:val="es-MX"/>
        </w:rPr>
        <w:t>Política de</w:t>
      </w:r>
      <w:r w:rsidRPr="00D41945">
        <w:rPr>
          <w:rFonts w:ascii="Arial" w:hAnsi="Arial"/>
          <w:b/>
          <w:spacing w:val="-1"/>
          <w:sz w:val="24"/>
          <w:lang w:val="es-MX"/>
        </w:rPr>
        <w:t xml:space="preserve"> </w:t>
      </w:r>
      <w:r w:rsidRPr="00D41945">
        <w:rPr>
          <w:rFonts w:ascii="Arial" w:hAnsi="Arial"/>
          <w:b/>
          <w:sz w:val="24"/>
          <w:lang w:val="es-MX"/>
        </w:rPr>
        <w:t>los Estados</w:t>
      </w:r>
      <w:r w:rsidRPr="00D41945">
        <w:rPr>
          <w:rFonts w:ascii="Arial" w:hAnsi="Arial"/>
          <w:b/>
          <w:spacing w:val="-1"/>
          <w:sz w:val="24"/>
          <w:lang w:val="es-MX"/>
        </w:rPr>
        <w:t xml:space="preserve"> </w:t>
      </w:r>
      <w:r w:rsidRPr="00D41945">
        <w:rPr>
          <w:rFonts w:ascii="Arial" w:hAnsi="Arial"/>
          <w:b/>
          <w:sz w:val="24"/>
          <w:lang w:val="es-MX"/>
        </w:rPr>
        <w:t>Unidos Mexicanos</w:t>
      </w:r>
      <w:r w:rsidRPr="00D41945">
        <w:rPr>
          <w:rFonts w:ascii="Arial" w:hAnsi="Arial"/>
          <w:b/>
          <w:spacing w:val="-2"/>
          <w:sz w:val="24"/>
          <w:lang w:val="es-MX"/>
        </w:rPr>
        <w:t xml:space="preserve"> </w:t>
      </w:r>
      <w:r w:rsidRPr="00D41945">
        <w:rPr>
          <w:rFonts w:ascii="Arial" w:hAnsi="Arial"/>
          <w:b/>
          <w:sz w:val="24"/>
          <w:lang w:val="es-MX"/>
        </w:rPr>
        <w:t>(CPEUM).</w:t>
      </w:r>
      <w:r w:rsidR="00371312" w:rsidRPr="00D41945">
        <w:rPr>
          <w:rFonts w:ascii="Arial" w:hAnsi="Arial"/>
          <w:b/>
          <w:sz w:val="24"/>
          <w:lang w:val="es-MX"/>
        </w:rPr>
        <w:t xml:space="preserve"> </w:t>
      </w:r>
      <w:r w:rsidRPr="00D41945">
        <w:rPr>
          <w:sz w:val="24"/>
          <w:lang w:val="es-MX"/>
        </w:rPr>
        <w:t>Artículo</w:t>
      </w:r>
      <w:r w:rsidRPr="00D41945">
        <w:rPr>
          <w:spacing w:val="1"/>
          <w:sz w:val="24"/>
          <w:lang w:val="es-MX"/>
        </w:rPr>
        <w:t xml:space="preserve"> </w:t>
      </w:r>
      <w:r w:rsidR="00C8004D" w:rsidRPr="00D41945">
        <w:rPr>
          <w:sz w:val="24"/>
          <w:lang w:val="es-MX"/>
        </w:rPr>
        <w:t xml:space="preserve">2º, </w:t>
      </w:r>
      <w:r w:rsidR="00C8004D" w:rsidRPr="00D41945">
        <w:rPr>
          <w:rFonts w:ascii="Arial" w:hAnsi="Arial"/>
          <w:i/>
          <w:sz w:val="24"/>
          <w:lang w:val="es-MX"/>
        </w:rPr>
        <w:t xml:space="preserve">3º y </w:t>
      </w:r>
      <w:r w:rsidRPr="00D41945">
        <w:rPr>
          <w:rFonts w:ascii="Arial" w:hAnsi="Arial"/>
          <w:i/>
          <w:sz w:val="24"/>
          <w:lang w:val="es-MX"/>
        </w:rPr>
        <w:t xml:space="preserve">133. </w:t>
      </w:r>
    </w:p>
    <w:p w14:paraId="5CAD26A2" w14:textId="77777777" w:rsidR="00EF0426" w:rsidRPr="00D41945" w:rsidRDefault="008F73EB" w:rsidP="00C8004D">
      <w:pPr>
        <w:pStyle w:val="Ttulo1"/>
        <w:spacing w:before="242"/>
        <w:ind w:left="112" w:firstLine="0"/>
        <w:jc w:val="both"/>
        <w:rPr>
          <w:i/>
          <w:lang w:val="es-MX"/>
        </w:rPr>
      </w:pPr>
      <w:r w:rsidRPr="00D41945">
        <w:rPr>
          <w:lang w:val="es-MX"/>
        </w:rPr>
        <w:t>Ley</w:t>
      </w:r>
      <w:r w:rsidRPr="00D41945">
        <w:rPr>
          <w:spacing w:val="-1"/>
          <w:lang w:val="es-MX"/>
        </w:rPr>
        <w:t xml:space="preserve"> </w:t>
      </w:r>
      <w:r w:rsidRPr="00D41945">
        <w:rPr>
          <w:lang w:val="es-MX"/>
        </w:rPr>
        <w:t>General</w:t>
      </w:r>
      <w:r w:rsidRPr="00D41945">
        <w:rPr>
          <w:spacing w:val="-1"/>
          <w:lang w:val="es-MX"/>
        </w:rPr>
        <w:t xml:space="preserve"> </w:t>
      </w:r>
      <w:r w:rsidRPr="00D41945">
        <w:rPr>
          <w:lang w:val="es-MX"/>
        </w:rPr>
        <w:t>de Educación.</w:t>
      </w:r>
      <w:r w:rsidR="00C8004D" w:rsidRPr="00D41945">
        <w:rPr>
          <w:lang w:val="es-MX"/>
        </w:rPr>
        <w:t xml:space="preserve"> </w:t>
      </w:r>
      <w:r w:rsidR="00C8004D" w:rsidRPr="00D41945">
        <w:rPr>
          <w:b w:val="0"/>
          <w:i/>
          <w:lang w:val="es-MX"/>
        </w:rPr>
        <w:t xml:space="preserve">Artículo 1; </w:t>
      </w:r>
      <w:r w:rsidRPr="00D41945">
        <w:rPr>
          <w:b w:val="0"/>
          <w:i/>
          <w:lang w:val="es-MX"/>
        </w:rPr>
        <w:t>4</w:t>
      </w:r>
      <w:r w:rsidR="00C8004D" w:rsidRPr="00D41945">
        <w:rPr>
          <w:b w:val="0"/>
          <w:i/>
          <w:lang w:val="es-MX"/>
        </w:rPr>
        <w:t>;</w:t>
      </w:r>
      <w:r w:rsidRPr="00D41945">
        <w:rPr>
          <w:b w:val="0"/>
          <w:i/>
          <w:spacing w:val="-14"/>
          <w:lang w:val="es-MX"/>
        </w:rPr>
        <w:t xml:space="preserve"> </w:t>
      </w:r>
      <w:r w:rsidRPr="00D41945">
        <w:rPr>
          <w:b w:val="0"/>
          <w:i/>
          <w:lang w:val="es-MX"/>
        </w:rPr>
        <w:t>56</w:t>
      </w:r>
      <w:r w:rsidR="00C8004D" w:rsidRPr="00D41945">
        <w:rPr>
          <w:b w:val="0"/>
          <w:i/>
          <w:lang w:val="es-MX"/>
        </w:rPr>
        <w:t>;</w:t>
      </w:r>
      <w:r w:rsidRPr="00D41945">
        <w:rPr>
          <w:b w:val="0"/>
          <w:i/>
          <w:lang w:val="es-MX"/>
        </w:rPr>
        <w:t xml:space="preserve"> 57</w:t>
      </w:r>
      <w:r w:rsidR="00C8004D" w:rsidRPr="00D41945">
        <w:rPr>
          <w:b w:val="0"/>
          <w:i/>
          <w:lang w:val="es-MX"/>
        </w:rPr>
        <w:t xml:space="preserve"> y</w:t>
      </w:r>
      <w:r w:rsidRPr="00D41945">
        <w:rPr>
          <w:b w:val="0"/>
          <w:i/>
          <w:lang w:val="es-MX"/>
        </w:rPr>
        <w:t xml:space="preserve"> 58.</w:t>
      </w:r>
      <w:r w:rsidRPr="00D41945">
        <w:rPr>
          <w:i/>
          <w:lang w:val="es-MX"/>
        </w:rPr>
        <w:t xml:space="preserve"> </w:t>
      </w:r>
    </w:p>
    <w:p w14:paraId="79AFF163" w14:textId="77777777" w:rsidR="00EF0426" w:rsidRPr="00D41945" w:rsidRDefault="00EF0426">
      <w:pPr>
        <w:spacing w:line="276" w:lineRule="auto"/>
        <w:jc w:val="both"/>
        <w:rPr>
          <w:sz w:val="24"/>
          <w:lang w:val="es-MX"/>
        </w:rPr>
      </w:pPr>
    </w:p>
    <w:p w14:paraId="6DCC4950" w14:textId="77777777" w:rsidR="00EF0426" w:rsidRPr="00D41945" w:rsidRDefault="00EF0426">
      <w:pPr>
        <w:pStyle w:val="Textoindependiente"/>
        <w:spacing w:before="1"/>
        <w:rPr>
          <w:rFonts w:ascii="Arial"/>
          <w:i/>
          <w:sz w:val="21"/>
          <w:lang w:val="es-MX"/>
        </w:rPr>
      </w:pPr>
    </w:p>
    <w:p w14:paraId="5125870F" w14:textId="77777777" w:rsidR="00EF0426" w:rsidRPr="00D41945" w:rsidRDefault="008F73EB" w:rsidP="00990E35">
      <w:pPr>
        <w:pStyle w:val="Ttulo1"/>
        <w:tabs>
          <w:tab w:val="left" w:pos="514"/>
        </w:tabs>
        <w:ind w:left="0" w:firstLine="0"/>
        <w:jc w:val="both"/>
        <w:rPr>
          <w:lang w:val="es-MX"/>
        </w:rPr>
      </w:pPr>
      <w:r w:rsidRPr="00D41945">
        <w:rPr>
          <w:lang w:val="es-MX"/>
        </w:rPr>
        <w:t>Instrumentos</w:t>
      </w:r>
      <w:r w:rsidRPr="00D41945">
        <w:rPr>
          <w:spacing w:val="-1"/>
          <w:lang w:val="es-MX"/>
        </w:rPr>
        <w:t xml:space="preserve"> </w:t>
      </w:r>
      <w:r w:rsidRPr="00D41945">
        <w:rPr>
          <w:lang w:val="es-MX"/>
        </w:rPr>
        <w:t>Jurídicos Estatales</w:t>
      </w:r>
    </w:p>
    <w:p w14:paraId="27BB342D" w14:textId="77777777" w:rsidR="00EF0426" w:rsidRPr="00D41945" w:rsidRDefault="00EF0426">
      <w:pPr>
        <w:pStyle w:val="Textoindependiente"/>
        <w:spacing w:before="5"/>
        <w:rPr>
          <w:rFonts w:ascii="Arial"/>
          <w:b/>
          <w:lang w:val="es-MX"/>
        </w:rPr>
      </w:pPr>
    </w:p>
    <w:p w14:paraId="53CD6123" w14:textId="77777777" w:rsidR="006548CB" w:rsidRPr="00D41945" w:rsidRDefault="008F73EB" w:rsidP="006548CB">
      <w:pPr>
        <w:pStyle w:val="Ttulo2"/>
        <w:ind w:firstLine="0"/>
        <w:jc w:val="both"/>
        <w:rPr>
          <w:i w:val="0"/>
          <w:lang w:val="es-MX"/>
        </w:rPr>
      </w:pPr>
      <w:r w:rsidRPr="00D41945">
        <w:rPr>
          <w:lang w:val="es-MX"/>
        </w:rPr>
        <w:t>Constitución</w:t>
      </w:r>
      <w:r w:rsidRPr="00D41945">
        <w:rPr>
          <w:spacing w:val="-1"/>
          <w:lang w:val="es-MX"/>
        </w:rPr>
        <w:t xml:space="preserve"> </w:t>
      </w:r>
      <w:r w:rsidRPr="00D41945">
        <w:rPr>
          <w:lang w:val="es-MX"/>
        </w:rPr>
        <w:t>Política</w:t>
      </w:r>
      <w:r w:rsidRPr="00D41945">
        <w:rPr>
          <w:spacing w:val="-1"/>
          <w:lang w:val="es-MX"/>
        </w:rPr>
        <w:t xml:space="preserve"> </w:t>
      </w:r>
      <w:r w:rsidRPr="00D41945">
        <w:rPr>
          <w:lang w:val="es-MX"/>
        </w:rPr>
        <w:t>del</w:t>
      </w:r>
      <w:r w:rsidRPr="00D41945">
        <w:rPr>
          <w:spacing w:val="-1"/>
          <w:lang w:val="es-MX"/>
        </w:rPr>
        <w:t xml:space="preserve"> </w:t>
      </w:r>
      <w:r w:rsidRPr="00D41945">
        <w:rPr>
          <w:lang w:val="es-MX"/>
        </w:rPr>
        <w:t>Estado</w:t>
      </w:r>
      <w:r w:rsidRPr="00D41945">
        <w:rPr>
          <w:spacing w:val="-2"/>
          <w:lang w:val="es-MX"/>
        </w:rPr>
        <w:t xml:space="preserve"> </w:t>
      </w:r>
      <w:r w:rsidRPr="00D41945">
        <w:rPr>
          <w:lang w:val="es-MX"/>
        </w:rPr>
        <w:t>Libre</w:t>
      </w:r>
      <w:r w:rsidRPr="00D41945">
        <w:rPr>
          <w:spacing w:val="-1"/>
          <w:lang w:val="es-MX"/>
        </w:rPr>
        <w:t xml:space="preserve"> </w:t>
      </w:r>
      <w:r w:rsidRPr="00D41945">
        <w:rPr>
          <w:lang w:val="es-MX"/>
        </w:rPr>
        <w:t>y Soberano</w:t>
      </w:r>
      <w:r w:rsidRPr="00D41945">
        <w:rPr>
          <w:spacing w:val="-2"/>
          <w:lang w:val="es-MX"/>
        </w:rPr>
        <w:t xml:space="preserve"> </w:t>
      </w:r>
      <w:r w:rsidRPr="00D41945">
        <w:rPr>
          <w:lang w:val="es-MX"/>
        </w:rPr>
        <w:t>de</w:t>
      </w:r>
      <w:r w:rsidRPr="00D41945">
        <w:rPr>
          <w:spacing w:val="-1"/>
          <w:lang w:val="es-MX"/>
        </w:rPr>
        <w:t xml:space="preserve"> </w:t>
      </w:r>
      <w:r w:rsidRPr="00D41945">
        <w:rPr>
          <w:lang w:val="es-MX"/>
        </w:rPr>
        <w:t>Puebla.</w:t>
      </w:r>
      <w:r w:rsidR="006548CB" w:rsidRPr="00D41945">
        <w:rPr>
          <w:lang w:val="es-MX"/>
        </w:rPr>
        <w:t xml:space="preserve"> </w:t>
      </w:r>
      <w:r w:rsidRPr="00D41945">
        <w:rPr>
          <w:b w:val="0"/>
          <w:i w:val="0"/>
          <w:lang w:val="es-MX"/>
        </w:rPr>
        <w:t>Artículo</w:t>
      </w:r>
      <w:r w:rsidRPr="00D41945">
        <w:rPr>
          <w:b w:val="0"/>
          <w:i w:val="0"/>
          <w:spacing w:val="-3"/>
          <w:lang w:val="es-MX"/>
        </w:rPr>
        <w:t xml:space="preserve"> </w:t>
      </w:r>
      <w:r w:rsidRPr="00D41945">
        <w:rPr>
          <w:b w:val="0"/>
          <w:i w:val="0"/>
          <w:lang w:val="es-MX"/>
        </w:rPr>
        <w:t>13</w:t>
      </w:r>
      <w:r w:rsidR="006548CB" w:rsidRPr="00D41945">
        <w:rPr>
          <w:b w:val="0"/>
          <w:i w:val="0"/>
          <w:spacing w:val="-2"/>
          <w:lang w:val="es-MX"/>
        </w:rPr>
        <w:t xml:space="preserve"> y</w:t>
      </w:r>
      <w:r w:rsidRPr="00D41945">
        <w:rPr>
          <w:b w:val="0"/>
          <w:i w:val="0"/>
          <w:spacing w:val="9"/>
          <w:lang w:val="es-MX"/>
        </w:rPr>
        <w:t xml:space="preserve"> </w:t>
      </w:r>
      <w:r w:rsidRPr="00D41945">
        <w:rPr>
          <w:b w:val="0"/>
          <w:i w:val="0"/>
          <w:lang w:val="es-MX"/>
        </w:rPr>
        <w:t>17</w:t>
      </w:r>
      <w:r w:rsidR="006548CB" w:rsidRPr="00D41945">
        <w:rPr>
          <w:b w:val="0"/>
          <w:i w:val="0"/>
          <w:lang w:val="es-MX"/>
        </w:rPr>
        <w:t>.</w:t>
      </w:r>
    </w:p>
    <w:p w14:paraId="09145DCD" w14:textId="77777777" w:rsidR="00EF0426" w:rsidRPr="00D41945" w:rsidRDefault="008F73EB" w:rsidP="006548CB">
      <w:pPr>
        <w:pStyle w:val="Ttulo1"/>
        <w:spacing w:before="239" w:line="276" w:lineRule="auto"/>
        <w:ind w:left="112" w:right="110" w:firstLine="0"/>
        <w:jc w:val="both"/>
        <w:rPr>
          <w:i/>
          <w:lang w:val="es-MX"/>
        </w:rPr>
      </w:pPr>
      <w:r w:rsidRPr="00D41945">
        <w:rPr>
          <w:lang w:val="es-MX"/>
        </w:rPr>
        <w:t>Ley</w:t>
      </w:r>
      <w:r w:rsidRPr="00D41945">
        <w:rPr>
          <w:spacing w:val="-15"/>
          <w:lang w:val="es-MX"/>
        </w:rPr>
        <w:t xml:space="preserve"> </w:t>
      </w:r>
      <w:r w:rsidRPr="00D41945">
        <w:rPr>
          <w:lang w:val="es-MX"/>
        </w:rPr>
        <w:t>de</w:t>
      </w:r>
      <w:r w:rsidRPr="00D41945">
        <w:rPr>
          <w:spacing w:val="-14"/>
          <w:lang w:val="es-MX"/>
        </w:rPr>
        <w:t xml:space="preserve"> </w:t>
      </w:r>
      <w:r w:rsidRPr="00D41945">
        <w:rPr>
          <w:lang w:val="es-MX"/>
        </w:rPr>
        <w:t>Derechos,</w:t>
      </w:r>
      <w:r w:rsidRPr="00D41945">
        <w:rPr>
          <w:spacing w:val="-14"/>
          <w:lang w:val="es-MX"/>
        </w:rPr>
        <w:t xml:space="preserve"> </w:t>
      </w:r>
      <w:r w:rsidRPr="00D41945">
        <w:rPr>
          <w:lang w:val="es-MX"/>
        </w:rPr>
        <w:t>Cultura</w:t>
      </w:r>
      <w:r w:rsidRPr="00D41945">
        <w:rPr>
          <w:spacing w:val="-14"/>
          <w:lang w:val="es-MX"/>
        </w:rPr>
        <w:t xml:space="preserve"> </w:t>
      </w:r>
      <w:r w:rsidRPr="00D41945">
        <w:rPr>
          <w:lang w:val="es-MX"/>
        </w:rPr>
        <w:t>y</w:t>
      </w:r>
      <w:r w:rsidRPr="00D41945">
        <w:rPr>
          <w:spacing w:val="-14"/>
          <w:lang w:val="es-MX"/>
        </w:rPr>
        <w:t xml:space="preserve"> </w:t>
      </w:r>
      <w:r w:rsidRPr="00D41945">
        <w:rPr>
          <w:lang w:val="es-MX"/>
        </w:rPr>
        <w:t>Desarrollo</w:t>
      </w:r>
      <w:r w:rsidRPr="00D41945">
        <w:rPr>
          <w:spacing w:val="-14"/>
          <w:lang w:val="es-MX"/>
        </w:rPr>
        <w:t xml:space="preserve"> </w:t>
      </w:r>
      <w:r w:rsidRPr="00D41945">
        <w:rPr>
          <w:lang w:val="es-MX"/>
        </w:rPr>
        <w:t>de</w:t>
      </w:r>
      <w:r w:rsidRPr="00D41945">
        <w:rPr>
          <w:spacing w:val="-15"/>
          <w:lang w:val="es-MX"/>
        </w:rPr>
        <w:t xml:space="preserve"> </w:t>
      </w:r>
      <w:r w:rsidRPr="00D41945">
        <w:rPr>
          <w:lang w:val="es-MX"/>
        </w:rPr>
        <w:t>los</w:t>
      </w:r>
      <w:r w:rsidRPr="00D41945">
        <w:rPr>
          <w:spacing w:val="-14"/>
          <w:lang w:val="es-MX"/>
        </w:rPr>
        <w:t xml:space="preserve"> </w:t>
      </w:r>
      <w:r w:rsidRPr="00D41945">
        <w:rPr>
          <w:lang w:val="es-MX"/>
        </w:rPr>
        <w:t>Pueblos</w:t>
      </w:r>
      <w:r w:rsidRPr="00D41945">
        <w:rPr>
          <w:spacing w:val="-14"/>
          <w:lang w:val="es-MX"/>
        </w:rPr>
        <w:t xml:space="preserve"> </w:t>
      </w:r>
      <w:r w:rsidRPr="00D41945">
        <w:rPr>
          <w:lang w:val="es-MX"/>
        </w:rPr>
        <w:t>y</w:t>
      </w:r>
      <w:r w:rsidRPr="00D41945">
        <w:rPr>
          <w:spacing w:val="-14"/>
          <w:lang w:val="es-MX"/>
        </w:rPr>
        <w:t xml:space="preserve"> </w:t>
      </w:r>
      <w:r w:rsidRPr="00D41945">
        <w:rPr>
          <w:lang w:val="es-MX"/>
        </w:rPr>
        <w:t>Comunidades</w:t>
      </w:r>
      <w:r w:rsidRPr="00D41945">
        <w:rPr>
          <w:spacing w:val="-14"/>
          <w:lang w:val="es-MX"/>
        </w:rPr>
        <w:t xml:space="preserve"> </w:t>
      </w:r>
      <w:r w:rsidRPr="00D41945">
        <w:rPr>
          <w:lang w:val="es-MX"/>
        </w:rPr>
        <w:t>Indígenas</w:t>
      </w:r>
      <w:r w:rsidRPr="00D41945">
        <w:rPr>
          <w:spacing w:val="-14"/>
          <w:lang w:val="es-MX"/>
        </w:rPr>
        <w:t xml:space="preserve"> </w:t>
      </w:r>
      <w:r w:rsidRPr="00D41945">
        <w:rPr>
          <w:lang w:val="es-MX"/>
        </w:rPr>
        <w:t>del</w:t>
      </w:r>
      <w:r w:rsidRPr="00D41945">
        <w:rPr>
          <w:spacing w:val="-14"/>
          <w:lang w:val="es-MX"/>
        </w:rPr>
        <w:t xml:space="preserve"> </w:t>
      </w:r>
      <w:r w:rsidRPr="00D41945">
        <w:rPr>
          <w:lang w:val="es-MX"/>
        </w:rPr>
        <w:t>Estado</w:t>
      </w:r>
      <w:r w:rsidRPr="00D41945">
        <w:rPr>
          <w:spacing w:val="-65"/>
          <w:lang w:val="es-MX"/>
        </w:rPr>
        <w:t xml:space="preserve"> </w:t>
      </w:r>
      <w:r w:rsidRPr="00D41945">
        <w:rPr>
          <w:lang w:val="es-MX"/>
        </w:rPr>
        <w:t>de Puebla.</w:t>
      </w:r>
      <w:r w:rsidR="006548CB" w:rsidRPr="00D41945">
        <w:rPr>
          <w:lang w:val="es-MX"/>
        </w:rPr>
        <w:t xml:space="preserve"> </w:t>
      </w:r>
      <w:r w:rsidRPr="00D41945">
        <w:rPr>
          <w:b w:val="0"/>
          <w:i/>
          <w:lang w:val="es-MX"/>
        </w:rPr>
        <w:t>Artículo 9</w:t>
      </w:r>
      <w:r w:rsidR="006548CB" w:rsidRPr="00D41945">
        <w:rPr>
          <w:b w:val="0"/>
          <w:i/>
          <w:lang w:val="es-MX"/>
        </w:rPr>
        <w:t>;</w:t>
      </w:r>
      <w:r w:rsidRPr="00D41945">
        <w:rPr>
          <w:b w:val="0"/>
          <w:i/>
          <w:spacing w:val="-13"/>
          <w:lang w:val="es-MX"/>
        </w:rPr>
        <w:t xml:space="preserve"> </w:t>
      </w:r>
      <w:r w:rsidR="006548CB" w:rsidRPr="00D41945">
        <w:rPr>
          <w:b w:val="0"/>
          <w:i/>
          <w:lang w:val="es-MX"/>
        </w:rPr>
        <w:t>24 y</w:t>
      </w:r>
      <w:r w:rsidRPr="00D41945">
        <w:rPr>
          <w:b w:val="0"/>
          <w:i/>
          <w:lang w:val="es-MX"/>
        </w:rPr>
        <w:t xml:space="preserve"> 27.</w:t>
      </w:r>
      <w:r w:rsidRPr="00D41945">
        <w:rPr>
          <w:i/>
          <w:lang w:val="es-MX"/>
        </w:rPr>
        <w:t xml:space="preserve"> </w:t>
      </w:r>
    </w:p>
    <w:p w14:paraId="6D5F2C08" w14:textId="77777777" w:rsidR="00EF0426" w:rsidRPr="00D41945" w:rsidRDefault="008F73EB" w:rsidP="006548CB">
      <w:pPr>
        <w:pStyle w:val="Ttulo1"/>
        <w:spacing w:before="238"/>
        <w:ind w:left="112" w:firstLine="0"/>
        <w:jc w:val="both"/>
        <w:rPr>
          <w:rFonts w:ascii="Calibri" w:hAnsi="Calibri"/>
          <w:b w:val="0"/>
          <w:sz w:val="20"/>
          <w:lang w:val="es-MX"/>
        </w:rPr>
      </w:pPr>
      <w:r w:rsidRPr="00D41945">
        <w:rPr>
          <w:lang w:val="es-MX"/>
        </w:rPr>
        <w:t>Ley</w:t>
      </w:r>
      <w:r w:rsidRPr="00D41945">
        <w:rPr>
          <w:spacing w:val="-1"/>
          <w:lang w:val="es-MX"/>
        </w:rPr>
        <w:t xml:space="preserve"> </w:t>
      </w:r>
      <w:r w:rsidRPr="00D41945">
        <w:rPr>
          <w:lang w:val="es-MX"/>
        </w:rPr>
        <w:t>de Educación</w:t>
      </w:r>
      <w:r w:rsidRPr="00D41945">
        <w:rPr>
          <w:spacing w:val="-1"/>
          <w:lang w:val="es-MX"/>
        </w:rPr>
        <w:t xml:space="preserve"> </w:t>
      </w:r>
      <w:r w:rsidRPr="00D41945">
        <w:rPr>
          <w:lang w:val="es-MX"/>
        </w:rPr>
        <w:t>del</w:t>
      </w:r>
      <w:r w:rsidRPr="00D41945">
        <w:rPr>
          <w:spacing w:val="-2"/>
          <w:lang w:val="es-MX"/>
        </w:rPr>
        <w:t xml:space="preserve"> </w:t>
      </w:r>
      <w:r w:rsidRPr="00D41945">
        <w:rPr>
          <w:lang w:val="es-MX"/>
        </w:rPr>
        <w:t>Estado</w:t>
      </w:r>
      <w:r w:rsidRPr="00D41945">
        <w:rPr>
          <w:spacing w:val="-1"/>
          <w:lang w:val="es-MX"/>
        </w:rPr>
        <w:t xml:space="preserve"> </w:t>
      </w:r>
      <w:r w:rsidRPr="00D41945">
        <w:rPr>
          <w:lang w:val="es-MX"/>
        </w:rPr>
        <w:t>de Puebla.</w:t>
      </w:r>
      <w:r w:rsidR="006548CB" w:rsidRPr="00D41945">
        <w:rPr>
          <w:lang w:val="es-MX"/>
        </w:rPr>
        <w:t xml:space="preserve"> </w:t>
      </w:r>
      <w:r w:rsidRPr="00D41945">
        <w:rPr>
          <w:b w:val="0"/>
          <w:i/>
          <w:lang w:val="es-MX"/>
        </w:rPr>
        <w:t xml:space="preserve">Artículo 1. </w:t>
      </w:r>
    </w:p>
    <w:p w14:paraId="77290F56" w14:textId="77777777" w:rsidR="00EF0426" w:rsidRPr="00D41945" w:rsidRDefault="008F73EB" w:rsidP="00990E35">
      <w:pPr>
        <w:pStyle w:val="Ttulo1"/>
        <w:tabs>
          <w:tab w:val="left" w:pos="514"/>
        </w:tabs>
        <w:spacing w:before="239"/>
        <w:ind w:left="0" w:firstLine="0"/>
        <w:rPr>
          <w:lang w:val="es-MX"/>
        </w:rPr>
      </w:pPr>
      <w:r w:rsidRPr="00D41945">
        <w:rPr>
          <w:lang w:val="es-MX"/>
        </w:rPr>
        <w:t>Tesis</w:t>
      </w:r>
      <w:r w:rsidRPr="00D41945">
        <w:rPr>
          <w:spacing w:val="-9"/>
          <w:lang w:val="es-MX"/>
        </w:rPr>
        <w:t xml:space="preserve"> </w:t>
      </w:r>
      <w:r w:rsidRPr="00D41945">
        <w:rPr>
          <w:lang w:val="es-MX"/>
        </w:rPr>
        <w:t>Jurisprudenciales.</w:t>
      </w:r>
    </w:p>
    <w:p w14:paraId="7D3E4DC0" w14:textId="77777777" w:rsidR="00EF0426" w:rsidRPr="00D41945" w:rsidRDefault="00EF0426">
      <w:pPr>
        <w:pStyle w:val="Textoindependiente"/>
        <w:spacing w:before="4"/>
        <w:rPr>
          <w:rFonts w:ascii="Arial"/>
          <w:b/>
          <w:lang w:val="es-MX"/>
        </w:rPr>
      </w:pPr>
    </w:p>
    <w:p w14:paraId="5A39B429" w14:textId="77777777" w:rsidR="00EF0426" w:rsidRPr="00D41945" w:rsidRDefault="008F73EB">
      <w:pPr>
        <w:spacing w:before="1"/>
        <w:ind w:left="112"/>
        <w:jc w:val="both"/>
        <w:rPr>
          <w:rFonts w:ascii="Arial" w:hAnsi="Arial"/>
          <w:b/>
          <w:sz w:val="24"/>
          <w:lang w:val="es-MX"/>
        </w:rPr>
      </w:pPr>
      <w:r w:rsidRPr="00D41945">
        <w:rPr>
          <w:rFonts w:ascii="Arial" w:hAnsi="Arial"/>
          <w:b/>
          <w:sz w:val="24"/>
          <w:lang w:val="es-MX"/>
        </w:rPr>
        <w:t>Suprema</w:t>
      </w:r>
      <w:r w:rsidRPr="00D41945">
        <w:rPr>
          <w:rFonts w:ascii="Arial" w:hAnsi="Arial"/>
          <w:b/>
          <w:spacing w:val="-1"/>
          <w:sz w:val="24"/>
          <w:lang w:val="es-MX"/>
        </w:rPr>
        <w:t xml:space="preserve"> </w:t>
      </w:r>
      <w:r w:rsidRPr="00D41945">
        <w:rPr>
          <w:rFonts w:ascii="Arial" w:hAnsi="Arial"/>
          <w:b/>
          <w:sz w:val="24"/>
          <w:lang w:val="es-MX"/>
        </w:rPr>
        <w:t>Corte de Justicia</w:t>
      </w:r>
      <w:r w:rsidRPr="00D41945">
        <w:rPr>
          <w:rFonts w:ascii="Arial" w:hAnsi="Arial"/>
          <w:b/>
          <w:spacing w:val="-1"/>
          <w:sz w:val="24"/>
          <w:lang w:val="es-MX"/>
        </w:rPr>
        <w:t xml:space="preserve"> </w:t>
      </w:r>
      <w:r w:rsidRPr="00D41945">
        <w:rPr>
          <w:rFonts w:ascii="Arial" w:hAnsi="Arial"/>
          <w:b/>
          <w:sz w:val="24"/>
          <w:lang w:val="es-MX"/>
        </w:rPr>
        <w:t>de la Nación</w:t>
      </w:r>
    </w:p>
    <w:p w14:paraId="72C17B02" w14:textId="77777777" w:rsidR="00EF0426" w:rsidRPr="00D41945" w:rsidRDefault="00EF0426">
      <w:pPr>
        <w:pStyle w:val="Textoindependiente"/>
        <w:spacing w:before="4"/>
        <w:rPr>
          <w:rFonts w:ascii="Arial"/>
          <w:b/>
          <w:lang w:val="es-MX"/>
        </w:rPr>
      </w:pPr>
    </w:p>
    <w:p w14:paraId="0398EE12" w14:textId="77777777" w:rsidR="00EF0426" w:rsidRPr="00D41945" w:rsidRDefault="008F73EB" w:rsidP="006548CB">
      <w:pPr>
        <w:spacing w:before="1" w:line="276" w:lineRule="auto"/>
        <w:ind w:left="112" w:right="109"/>
        <w:jc w:val="both"/>
        <w:rPr>
          <w:rFonts w:ascii="Arial"/>
          <w:i/>
          <w:sz w:val="18"/>
          <w:lang w:val="es-MX"/>
        </w:rPr>
      </w:pPr>
      <w:r w:rsidRPr="00D41945">
        <w:rPr>
          <w:rFonts w:ascii="Arial" w:hAnsi="Arial"/>
          <w:b/>
          <w:sz w:val="24"/>
          <w:lang w:val="es-MX"/>
        </w:rPr>
        <w:t>Derecho Humano a la Consulta Previa a las personas y pueblos indígenas. Su dimensión</w:t>
      </w:r>
      <w:r w:rsidRPr="00D41945">
        <w:rPr>
          <w:rFonts w:ascii="Arial" w:hAnsi="Arial"/>
          <w:b/>
          <w:spacing w:val="1"/>
          <w:sz w:val="24"/>
          <w:lang w:val="es-MX"/>
        </w:rPr>
        <w:t xml:space="preserve"> </w:t>
      </w:r>
      <w:r w:rsidRPr="00D41945">
        <w:rPr>
          <w:rFonts w:ascii="Arial" w:hAnsi="Arial"/>
          <w:b/>
          <w:sz w:val="24"/>
          <w:lang w:val="es-MX"/>
        </w:rPr>
        <w:t>y</w:t>
      </w:r>
      <w:r w:rsidRPr="00D41945">
        <w:rPr>
          <w:rFonts w:ascii="Arial" w:hAnsi="Arial"/>
          <w:b/>
          <w:spacing w:val="-3"/>
          <w:sz w:val="24"/>
          <w:lang w:val="es-MX"/>
        </w:rPr>
        <w:t xml:space="preserve"> </w:t>
      </w:r>
      <w:r w:rsidRPr="00D41945">
        <w:rPr>
          <w:rFonts w:ascii="Arial" w:hAnsi="Arial"/>
          <w:b/>
          <w:sz w:val="24"/>
          <w:lang w:val="es-MX"/>
        </w:rPr>
        <w:t>relevancia</w:t>
      </w:r>
      <w:r w:rsidRPr="00D41945">
        <w:rPr>
          <w:rFonts w:ascii="Arial" w:hAnsi="Arial"/>
          <w:i/>
          <w:sz w:val="24"/>
          <w:lang w:val="es-MX"/>
        </w:rPr>
        <w:t>.</w:t>
      </w:r>
      <w:r w:rsidRPr="00D41945">
        <w:rPr>
          <w:rFonts w:ascii="Arial" w:hAnsi="Arial"/>
          <w:i/>
          <w:spacing w:val="-2"/>
          <w:sz w:val="24"/>
          <w:lang w:val="es-MX"/>
        </w:rPr>
        <w:t xml:space="preserve"> </w:t>
      </w:r>
    </w:p>
    <w:p w14:paraId="1CF1E336" w14:textId="77777777" w:rsidR="00EF0426" w:rsidRPr="00D41945" w:rsidRDefault="00EF0426">
      <w:pPr>
        <w:pStyle w:val="Textoindependiente"/>
        <w:spacing w:before="11"/>
        <w:rPr>
          <w:rFonts w:ascii="Arial"/>
          <w:i/>
          <w:sz w:val="14"/>
          <w:lang w:val="es-MX"/>
        </w:rPr>
      </w:pPr>
    </w:p>
    <w:p w14:paraId="06A64AB7" w14:textId="77777777" w:rsidR="00EF0426" w:rsidRPr="00D41945" w:rsidRDefault="008F73EB">
      <w:pPr>
        <w:spacing w:line="276" w:lineRule="auto"/>
        <w:ind w:left="112" w:right="109"/>
        <w:jc w:val="both"/>
        <w:rPr>
          <w:rFonts w:ascii="Arial" w:hAnsi="Arial"/>
          <w:i/>
          <w:sz w:val="24"/>
          <w:lang w:val="es-MX"/>
        </w:rPr>
      </w:pPr>
      <w:r w:rsidRPr="00D41945">
        <w:rPr>
          <w:rFonts w:ascii="Arial" w:hAnsi="Arial"/>
          <w:b/>
          <w:sz w:val="24"/>
          <w:lang w:val="es-MX"/>
        </w:rPr>
        <w:t>Pueblos y comunidades indígenas. En su derecho a ser consultados, el estándar de</w:t>
      </w:r>
      <w:r w:rsidRPr="00D41945">
        <w:rPr>
          <w:rFonts w:ascii="Arial" w:hAnsi="Arial"/>
          <w:b/>
          <w:spacing w:val="1"/>
          <w:sz w:val="24"/>
          <w:lang w:val="es-MX"/>
        </w:rPr>
        <w:t xml:space="preserve"> </w:t>
      </w:r>
      <w:r w:rsidRPr="00D41945">
        <w:rPr>
          <w:rFonts w:ascii="Arial" w:hAnsi="Arial"/>
          <w:b/>
          <w:sz w:val="24"/>
          <w:lang w:val="es-MX"/>
        </w:rPr>
        <w:t>impacto</w:t>
      </w:r>
      <w:r w:rsidRPr="00D41945">
        <w:rPr>
          <w:rFonts w:ascii="Arial" w:hAnsi="Arial"/>
          <w:b/>
          <w:spacing w:val="1"/>
          <w:sz w:val="24"/>
          <w:lang w:val="es-MX"/>
        </w:rPr>
        <w:t xml:space="preserve"> </w:t>
      </w:r>
      <w:r w:rsidRPr="00D41945">
        <w:rPr>
          <w:rFonts w:ascii="Arial" w:hAnsi="Arial"/>
          <w:b/>
          <w:sz w:val="24"/>
          <w:lang w:val="es-MX"/>
        </w:rPr>
        <w:t>significativo</w:t>
      </w:r>
      <w:r w:rsidRPr="00D41945">
        <w:rPr>
          <w:rFonts w:ascii="Arial" w:hAnsi="Arial"/>
          <w:b/>
          <w:spacing w:val="1"/>
          <w:sz w:val="24"/>
          <w:lang w:val="es-MX"/>
        </w:rPr>
        <w:t xml:space="preserve"> </w:t>
      </w:r>
      <w:r w:rsidRPr="00D41945">
        <w:rPr>
          <w:rFonts w:ascii="Arial" w:hAnsi="Arial"/>
          <w:b/>
          <w:sz w:val="24"/>
          <w:lang w:val="es-MX"/>
        </w:rPr>
        <w:t>constituye</w:t>
      </w:r>
      <w:r w:rsidRPr="00D41945">
        <w:rPr>
          <w:rFonts w:ascii="Arial" w:hAnsi="Arial"/>
          <w:b/>
          <w:spacing w:val="1"/>
          <w:sz w:val="24"/>
          <w:lang w:val="es-MX"/>
        </w:rPr>
        <w:t xml:space="preserve"> </w:t>
      </w:r>
      <w:r w:rsidRPr="00D41945">
        <w:rPr>
          <w:rFonts w:ascii="Arial" w:hAnsi="Arial"/>
          <w:b/>
          <w:sz w:val="24"/>
          <w:lang w:val="es-MX"/>
        </w:rPr>
        <w:t>elemento</w:t>
      </w:r>
      <w:r w:rsidRPr="00D41945">
        <w:rPr>
          <w:rFonts w:ascii="Arial" w:hAnsi="Arial"/>
          <w:b/>
          <w:spacing w:val="1"/>
          <w:sz w:val="24"/>
          <w:lang w:val="es-MX"/>
        </w:rPr>
        <w:t xml:space="preserve"> </w:t>
      </w:r>
      <w:r w:rsidRPr="00D41945">
        <w:rPr>
          <w:rFonts w:ascii="Arial" w:hAnsi="Arial"/>
          <w:b/>
          <w:sz w:val="24"/>
          <w:lang w:val="es-MX"/>
        </w:rPr>
        <w:t>esencial</w:t>
      </w:r>
      <w:r w:rsidRPr="00D41945">
        <w:rPr>
          <w:rFonts w:ascii="Arial" w:hAnsi="Arial"/>
          <w:b/>
          <w:spacing w:val="1"/>
          <w:sz w:val="24"/>
          <w:lang w:val="es-MX"/>
        </w:rPr>
        <w:t xml:space="preserve"> </w:t>
      </w:r>
      <w:r w:rsidRPr="00D41945">
        <w:rPr>
          <w:rFonts w:ascii="Arial" w:hAnsi="Arial"/>
          <w:b/>
          <w:sz w:val="24"/>
          <w:lang w:val="es-MX"/>
        </w:rPr>
        <w:t>para</w:t>
      </w:r>
      <w:r w:rsidRPr="00D41945">
        <w:rPr>
          <w:rFonts w:ascii="Arial" w:hAnsi="Arial"/>
          <w:b/>
          <w:spacing w:val="1"/>
          <w:sz w:val="24"/>
          <w:lang w:val="es-MX"/>
        </w:rPr>
        <w:t xml:space="preserve"> </w:t>
      </w:r>
      <w:r w:rsidRPr="00D41945">
        <w:rPr>
          <w:rFonts w:ascii="Arial" w:hAnsi="Arial"/>
          <w:b/>
          <w:sz w:val="24"/>
          <w:lang w:val="es-MX"/>
        </w:rPr>
        <w:t>que</w:t>
      </w:r>
      <w:r w:rsidRPr="00D41945">
        <w:rPr>
          <w:rFonts w:ascii="Arial" w:hAnsi="Arial"/>
          <w:b/>
          <w:spacing w:val="1"/>
          <w:sz w:val="24"/>
          <w:lang w:val="es-MX"/>
        </w:rPr>
        <w:t xml:space="preserve"> </w:t>
      </w:r>
      <w:r w:rsidRPr="00D41945">
        <w:rPr>
          <w:rFonts w:ascii="Arial" w:hAnsi="Arial"/>
          <w:b/>
          <w:sz w:val="24"/>
          <w:lang w:val="es-MX"/>
        </w:rPr>
        <w:t>proceda</w:t>
      </w:r>
      <w:r w:rsidRPr="00D41945">
        <w:rPr>
          <w:sz w:val="24"/>
          <w:lang w:val="es-MX"/>
        </w:rPr>
        <w:t>.</w:t>
      </w:r>
      <w:r w:rsidRPr="00D41945">
        <w:rPr>
          <w:spacing w:val="1"/>
          <w:sz w:val="24"/>
          <w:lang w:val="es-MX"/>
        </w:rPr>
        <w:t xml:space="preserve"> </w:t>
      </w:r>
    </w:p>
    <w:p w14:paraId="5F063378" w14:textId="77777777" w:rsidR="0012733A" w:rsidRDefault="0012733A" w:rsidP="00990E35">
      <w:pPr>
        <w:pStyle w:val="Ttulo1"/>
        <w:tabs>
          <w:tab w:val="left" w:pos="380"/>
        </w:tabs>
        <w:spacing w:before="237"/>
        <w:ind w:left="0" w:firstLine="0"/>
        <w:jc w:val="both"/>
        <w:rPr>
          <w:lang w:val="es-MX"/>
        </w:rPr>
      </w:pPr>
    </w:p>
    <w:p w14:paraId="348CF585" w14:textId="518E66AF" w:rsidR="00EF0426" w:rsidRPr="00D41945" w:rsidRDefault="008F73EB" w:rsidP="00990E35">
      <w:pPr>
        <w:pStyle w:val="Ttulo1"/>
        <w:tabs>
          <w:tab w:val="left" w:pos="380"/>
        </w:tabs>
        <w:spacing w:before="237"/>
        <w:ind w:left="0" w:firstLine="0"/>
        <w:jc w:val="both"/>
        <w:rPr>
          <w:lang w:val="es-MX"/>
        </w:rPr>
      </w:pPr>
      <w:r w:rsidRPr="00D41945">
        <w:rPr>
          <w:lang w:val="es-MX"/>
        </w:rPr>
        <w:lastRenderedPageBreak/>
        <w:t>JUSTIFICACIÓN</w:t>
      </w:r>
    </w:p>
    <w:p w14:paraId="1EB3BB25" w14:textId="77777777" w:rsidR="00EF0426" w:rsidRPr="00D41945" w:rsidRDefault="00EF0426">
      <w:pPr>
        <w:pStyle w:val="Textoindependiente"/>
        <w:spacing w:before="4"/>
        <w:rPr>
          <w:rFonts w:ascii="Arial"/>
          <w:b/>
          <w:lang w:val="es-MX"/>
        </w:rPr>
      </w:pPr>
    </w:p>
    <w:p w14:paraId="701F4D62" w14:textId="5D39B341" w:rsidR="00EF0426" w:rsidRPr="00D41945" w:rsidRDefault="008F73EB">
      <w:pPr>
        <w:pStyle w:val="Textoindependiente"/>
        <w:spacing w:line="276" w:lineRule="auto"/>
        <w:ind w:left="112" w:right="109"/>
        <w:jc w:val="both"/>
        <w:rPr>
          <w:lang w:val="es-MX"/>
        </w:rPr>
      </w:pPr>
      <w:r w:rsidRPr="00D41945">
        <w:rPr>
          <w:lang w:val="es-MX"/>
        </w:rPr>
        <w:t>La</w:t>
      </w:r>
      <w:r w:rsidRPr="00D41945">
        <w:rPr>
          <w:spacing w:val="-5"/>
          <w:lang w:val="es-MX"/>
        </w:rPr>
        <w:t xml:space="preserve"> </w:t>
      </w:r>
      <w:r w:rsidRPr="00D41945">
        <w:rPr>
          <w:lang w:val="es-MX"/>
        </w:rPr>
        <w:t>consulta</w:t>
      </w:r>
      <w:r w:rsidRPr="00D41945">
        <w:rPr>
          <w:spacing w:val="-6"/>
          <w:lang w:val="es-MX"/>
        </w:rPr>
        <w:t xml:space="preserve"> </w:t>
      </w:r>
      <w:r w:rsidRPr="00D41945">
        <w:rPr>
          <w:lang w:val="es-MX"/>
        </w:rPr>
        <w:t>previa,</w:t>
      </w:r>
      <w:r w:rsidRPr="00D41945">
        <w:rPr>
          <w:spacing w:val="-5"/>
          <w:lang w:val="es-MX"/>
        </w:rPr>
        <w:t xml:space="preserve"> </w:t>
      </w:r>
      <w:r w:rsidRPr="00D41945">
        <w:rPr>
          <w:lang w:val="es-MX"/>
        </w:rPr>
        <w:t>libre,</w:t>
      </w:r>
      <w:r w:rsidRPr="00D41945">
        <w:rPr>
          <w:spacing w:val="-5"/>
          <w:lang w:val="es-MX"/>
        </w:rPr>
        <w:t xml:space="preserve"> </w:t>
      </w:r>
      <w:r w:rsidRPr="00D41945">
        <w:rPr>
          <w:lang w:val="es-MX"/>
        </w:rPr>
        <w:t>informada,</w:t>
      </w:r>
      <w:r w:rsidRPr="00D41945">
        <w:rPr>
          <w:spacing w:val="-4"/>
          <w:lang w:val="es-MX"/>
        </w:rPr>
        <w:t xml:space="preserve"> </w:t>
      </w:r>
      <w:r w:rsidRPr="00D41945">
        <w:rPr>
          <w:lang w:val="es-MX"/>
        </w:rPr>
        <w:t>culturalmente</w:t>
      </w:r>
      <w:r w:rsidRPr="00D41945">
        <w:rPr>
          <w:spacing w:val="-5"/>
          <w:lang w:val="es-MX"/>
        </w:rPr>
        <w:t xml:space="preserve"> </w:t>
      </w:r>
      <w:r w:rsidRPr="00D41945">
        <w:rPr>
          <w:lang w:val="es-MX"/>
        </w:rPr>
        <w:t>adecuada</w:t>
      </w:r>
      <w:r w:rsidRPr="00D41945">
        <w:rPr>
          <w:spacing w:val="-5"/>
          <w:lang w:val="es-MX"/>
        </w:rPr>
        <w:t xml:space="preserve"> </w:t>
      </w:r>
      <w:r w:rsidRPr="00D41945">
        <w:rPr>
          <w:lang w:val="es-MX"/>
        </w:rPr>
        <w:t>y</w:t>
      </w:r>
      <w:r w:rsidRPr="00D41945">
        <w:rPr>
          <w:spacing w:val="-5"/>
          <w:lang w:val="es-MX"/>
        </w:rPr>
        <w:t xml:space="preserve"> </w:t>
      </w:r>
      <w:r w:rsidRPr="00D41945">
        <w:rPr>
          <w:lang w:val="es-MX"/>
        </w:rPr>
        <w:t>de</w:t>
      </w:r>
      <w:r w:rsidRPr="00D41945">
        <w:rPr>
          <w:spacing w:val="-5"/>
          <w:lang w:val="es-MX"/>
        </w:rPr>
        <w:t xml:space="preserve"> </w:t>
      </w:r>
      <w:r w:rsidRPr="00D41945">
        <w:rPr>
          <w:lang w:val="es-MX"/>
        </w:rPr>
        <w:t>buena</w:t>
      </w:r>
      <w:r w:rsidRPr="00D41945">
        <w:rPr>
          <w:spacing w:val="-4"/>
          <w:lang w:val="es-MX"/>
        </w:rPr>
        <w:t xml:space="preserve"> </w:t>
      </w:r>
      <w:r w:rsidRPr="00D41945">
        <w:rPr>
          <w:lang w:val="es-MX"/>
        </w:rPr>
        <w:t>fe,</w:t>
      </w:r>
      <w:r w:rsidRPr="00D41945">
        <w:rPr>
          <w:spacing w:val="-6"/>
          <w:lang w:val="es-MX"/>
        </w:rPr>
        <w:t xml:space="preserve"> </w:t>
      </w:r>
      <w:r w:rsidRPr="00D41945">
        <w:rPr>
          <w:lang w:val="es-MX"/>
        </w:rPr>
        <w:t>es</w:t>
      </w:r>
      <w:r w:rsidRPr="00D41945">
        <w:rPr>
          <w:spacing w:val="-5"/>
          <w:lang w:val="es-MX"/>
        </w:rPr>
        <w:t xml:space="preserve"> </w:t>
      </w:r>
      <w:r w:rsidRPr="00D41945">
        <w:rPr>
          <w:lang w:val="es-MX"/>
        </w:rPr>
        <w:t>un</w:t>
      </w:r>
      <w:r w:rsidRPr="00D41945">
        <w:rPr>
          <w:spacing w:val="-5"/>
          <w:lang w:val="es-MX"/>
        </w:rPr>
        <w:t xml:space="preserve"> </w:t>
      </w:r>
      <w:r w:rsidRPr="00D41945">
        <w:rPr>
          <w:lang w:val="es-MX"/>
        </w:rPr>
        <w:t>derecho</w:t>
      </w:r>
      <w:r w:rsidRPr="00D41945">
        <w:rPr>
          <w:spacing w:val="-5"/>
          <w:lang w:val="es-MX"/>
        </w:rPr>
        <w:t xml:space="preserve"> </w:t>
      </w:r>
      <w:r w:rsidRPr="00D41945">
        <w:rPr>
          <w:lang w:val="es-MX"/>
        </w:rPr>
        <w:t>de</w:t>
      </w:r>
      <w:r w:rsidRPr="00D41945">
        <w:rPr>
          <w:spacing w:val="-4"/>
          <w:lang w:val="es-MX"/>
        </w:rPr>
        <w:t xml:space="preserve"> </w:t>
      </w:r>
      <w:r w:rsidRPr="00D41945">
        <w:rPr>
          <w:lang w:val="es-MX"/>
        </w:rPr>
        <w:t>los</w:t>
      </w:r>
      <w:r w:rsidRPr="00D41945">
        <w:rPr>
          <w:spacing w:val="-65"/>
          <w:lang w:val="es-MX"/>
        </w:rPr>
        <w:t xml:space="preserve"> </w:t>
      </w:r>
      <w:r w:rsidRPr="00D41945">
        <w:rPr>
          <w:lang w:val="es-MX"/>
        </w:rPr>
        <w:t>pueblos</w:t>
      </w:r>
      <w:r w:rsidRPr="00D41945">
        <w:rPr>
          <w:spacing w:val="-7"/>
          <w:lang w:val="es-MX"/>
        </w:rPr>
        <w:t xml:space="preserve"> </w:t>
      </w:r>
      <w:r w:rsidRPr="00D41945">
        <w:rPr>
          <w:lang w:val="es-MX"/>
        </w:rPr>
        <w:t>y</w:t>
      </w:r>
      <w:r w:rsidRPr="00D41945">
        <w:rPr>
          <w:spacing w:val="-6"/>
          <w:lang w:val="es-MX"/>
        </w:rPr>
        <w:t xml:space="preserve"> </w:t>
      </w:r>
      <w:r w:rsidRPr="00D41945">
        <w:rPr>
          <w:lang w:val="es-MX"/>
        </w:rPr>
        <w:t>comunidades</w:t>
      </w:r>
      <w:r w:rsidRPr="00D41945">
        <w:rPr>
          <w:spacing w:val="-6"/>
          <w:lang w:val="es-MX"/>
        </w:rPr>
        <w:t xml:space="preserve"> </w:t>
      </w:r>
      <w:r w:rsidRPr="00D41945">
        <w:rPr>
          <w:lang w:val="es-MX"/>
        </w:rPr>
        <w:t>indígenas</w:t>
      </w:r>
      <w:r w:rsidRPr="00D41945">
        <w:rPr>
          <w:spacing w:val="-6"/>
          <w:lang w:val="es-MX"/>
        </w:rPr>
        <w:t xml:space="preserve"> </w:t>
      </w:r>
      <w:r w:rsidRPr="00D41945">
        <w:rPr>
          <w:lang w:val="es-MX"/>
        </w:rPr>
        <w:t>y</w:t>
      </w:r>
      <w:r w:rsidRPr="00D41945">
        <w:rPr>
          <w:spacing w:val="-6"/>
          <w:lang w:val="es-MX"/>
        </w:rPr>
        <w:t xml:space="preserve"> </w:t>
      </w:r>
      <w:r w:rsidRPr="00D41945">
        <w:rPr>
          <w:lang w:val="es-MX"/>
        </w:rPr>
        <w:t>afromexicano,</w:t>
      </w:r>
      <w:r w:rsidRPr="00D41945">
        <w:rPr>
          <w:spacing w:val="-6"/>
          <w:lang w:val="es-MX"/>
        </w:rPr>
        <w:t xml:space="preserve"> </w:t>
      </w:r>
      <w:r w:rsidRPr="00D41945">
        <w:rPr>
          <w:lang w:val="es-MX"/>
        </w:rPr>
        <w:t>para</w:t>
      </w:r>
      <w:r w:rsidRPr="00D41945">
        <w:rPr>
          <w:spacing w:val="-7"/>
          <w:lang w:val="es-MX"/>
        </w:rPr>
        <w:t xml:space="preserve"> </w:t>
      </w:r>
      <w:r w:rsidRPr="00D41945">
        <w:rPr>
          <w:lang w:val="es-MX"/>
        </w:rPr>
        <w:t>garantizar</w:t>
      </w:r>
      <w:r w:rsidRPr="00D41945">
        <w:rPr>
          <w:spacing w:val="-6"/>
          <w:lang w:val="es-MX"/>
        </w:rPr>
        <w:t xml:space="preserve"> </w:t>
      </w:r>
      <w:r w:rsidRPr="00D41945">
        <w:rPr>
          <w:lang w:val="es-MX"/>
        </w:rPr>
        <w:t>su</w:t>
      </w:r>
      <w:r w:rsidRPr="00D41945">
        <w:rPr>
          <w:spacing w:val="-6"/>
          <w:lang w:val="es-MX"/>
        </w:rPr>
        <w:t xml:space="preserve"> </w:t>
      </w:r>
      <w:r w:rsidRPr="00D41945">
        <w:rPr>
          <w:lang w:val="es-MX"/>
        </w:rPr>
        <w:t>participación</w:t>
      </w:r>
      <w:r w:rsidRPr="00D41945">
        <w:rPr>
          <w:spacing w:val="-6"/>
          <w:lang w:val="es-MX"/>
        </w:rPr>
        <w:t xml:space="preserve"> </w:t>
      </w:r>
      <w:r w:rsidRPr="00D41945">
        <w:rPr>
          <w:lang w:val="es-MX"/>
        </w:rPr>
        <w:t>en</w:t>
      </w:r>
      <w:r w:rsidRPr="00D41945">
        <w:rPr>
          <w:spacing w:val="-6"/>
          <w:lang w:val="es-MX"/>
        </w:rPr>
        <w:t xml:space="preserve"> </w:t>
      </w:r>
      <w:r w:rsidRPr="00D41945">
        <w:rPr>
          <w:lang w:val="es-MX"/>
        </w:rPr>
        <w:t>la</w:t>
      </w:r>
      <w:r w:rsidRPr="00D41945">
        <w:rPr>
          <w:spacing w:val="-6"/>
          <w:lang w:val="es-MX"/>
        </w:rPr>
        <w:t xml:space="preserve"> </w:t>
      </w:r>
      <w:r w:rsidRPr="00D41945">
        <w:rPr>
          <w:lang w:val="es-MX"/>
        </w:rPr>
        <w:t>toma</w:t>
      </w:r>
      <w:r w:rsidRPr="00D41945">
        <w:rPr>
          <w:spacing w:val="-6"/>
          <w:lang w:val="es-MX"/>
        </w:rPr>
        <w:t xml:space="preserve"> </w:t>
      </w:r>
      <w:r w:rsidRPr="00D41945">
        <w:rPr>
          <w:lang w:val="es-MX"/>
        </w:rPr>
        <w:t>de</w:t>
      </w:r>
      <w:r w:rsidRPr="00D41945">
        <w:rPr>
          <w:spacing w:val="-65"/>
          <w:lang w:val="es-MX"/>
        </w:rPr>
        <w:t xml:space="preserve"> </w:t>
      </w:r>
      <w:r w:rsidRPr="00D41945">
        <w:rPr>
          <w:lang w:val="es-MX"/>
        </w:rPr>
        <w:t>decisiones sobre medidas administrativas o legislativas que  afect</w:t>
      </w:r>
      <w:r w:rsidR="000E4352" w:rsidRPr="00D41945">
        <w:rPr>
          <w:lang w:val="es-MX"/>
        </w:rPr>
        <w:t>en</w:t>
      </w:r>
      <w:r w:rsidRPr="00D41945">
        <w:rPr>
          <w:spacing w:val="1"/>
          <w:lang w:val="es-MX"/>
        </w:rPr>
        <w:t xml:space="preserve"> </w:t>
      </w:r>
      <w:r w:rsidRPr="00D41945">
        <w:rPr>
          <w:lang w:val="es-MX"/>
        </w:rPr>
        <w:t>su</w:t>
      </w:r>
      <w:r w:rsidRPr="00D41945">
        <w:rPr>
          <w:spacing w:val="-9"/>
          <w:lang w:val="es-MX"/>
        </w:rPr>
        <w:t xml:space="preserve"> </w:t>
      </w:r>
      <w:r w:rsidRPr="00D41945">
        <w:rPr>
          <w:lang w:val="es-MX"/>
        </w:rPr>
        <w:t>territorio,</w:t>
      </w:r>
      <w:r w:rsidRPr="00D41945">
        <w:rPr>
          <w:spacing w:val="-9"/>
          <w:lang w:val="es-MX"/>
        </w:rPr>
        <w:t xml:space="preserve"> </w:t>
      </w:r>
      <w:r w:rsidRPr="00D41945">
        <w:rPr>
          <w:lang w:val="es-MX"/>
        </w:rPr>
        <w:t>formas</w:t>
      </w:r>
      <w:r w:rsidRPr="00D41945">
        <w:rPr>
          <w:spacing w:val="-9"/>
          <w:lang w:val="es-MX"/>
        </w:rPr>
        <w:t xml:space="preserve"> </w:t>
      </w:r>
      <w:r w:rsidRPr="00D41945">
        <w:rPr>
          <w:lang w:val="es-MX"/>
        </w:rPr>
        <w:t>de</w:t>
      </w:r>
      <w:r w:rsidRPr="00D41945">
        <w:rPr>
          <w:spacing w:val="-9"/>
          <w:lang w:val="es-MX"/>
        </w:rPr>
        <w:t xml:space="preserve"> </w:t>
      </w:r>
      <w:r w:rsidRPr="00D41945">
        <w:rPr>
          <w:lang w:val="es-MX"/>
        </w:rPr>
        <w:t>organización,</w:t>
      </w:r>
      <w:r w:rsidRPr="00D41945">
        <w:rPr>
          <w:spacing w:val="-9"/>
          <w:lang w:val="es-MX"/>
        </w:rPr>
        <w:t xml:space="preserve"> </w:t>
      </w:r>
      <w:r w:rsidRPr="00D41945">
        <w:rPr>
          <w:lang w:val="es-MX"/>
        </w:rPr>
        <w:t>recursos</w:t>
      </w:r>
      <w:r w:rsidRPr="00D41945">
        <w:rPr>
          <w:spacing w:val="-9"/>
          <w:lang w:val="es-MX"/>
        </w:rPr>
        <w:t xml:space="preserve"> </w:t>
      </w:r>
      <w:r w:rsidRPr="00D41945">
        <w:rPr>
          <w:lang w:val="es-MX"/>
        </w:rPr>
        <w:t>naturales,</w:t>
      </w:r>
      <w:r w:rsidRPr="00D41945">
        <w:rPr>
          <w:spacing w:val="-9"/>
          <w:lang w:val="es-MX"/>
        </w:rPr>
        <w:t xml:space="preserve"> </w:t>
      </w:r>
      <w:r w:rsidRPr="00D41945">
        <w:rPr>
          <w:lang w:val="es-MX"/>
        </w:rPr>
        <w:t>sistemas</w:t>
      </w:r>
      <w:r w:rsidRPr="00D41945">
        <w:rPr>
          <w:spacing w:val="-65"/>
          <w:lang w:val="es-MX"/>
        </w:rPr>
        <w:t xml:space="preserve"> </w:t>
      </w:r>
      <w:r w:rsidRPr="00D41945">
        <w:rPr>
          <w:lang w:val="es-MX"/>
        </w:rPr>
        <w:t xml:space="preserve">normativos y demás; mediante procedimientos </w:t>
      </w:r>
      <w:r w:rsidR="00B3174D" w:rsidRPr="00D41945">
        <w:rPr>
          <w:lang w:val="es-MX"/>
        </w:rPr>
        <w:t xml:space="preserve">con </w:t>
      </w:r>
      <w:r w:rsidRPr="00D41945">
        <w:rPr>
          <w:lang w:val="es-MX"/>
        </w:rPr>
        <w:t>pertinencia</w:t>
      </w:r>
      <w:r w:rsidRPr="00D41945">
        <w:rPr>
          <w:spacing w:val="-8"/>
          <w:lang w:val="es-MX"/>
        </w:rPr>
        <w:t xml:space="preserve"> </w:t>
      </w:r>
      <w:r w:rsidRPr="00D41945">
        <w:rPr>
          <w:lang w:val="es-MX"/>
        </w:rPr>
        <w:t>cultural</w:t>
      </w:r>
      <w:r w:rsidRPr="00D41945">
        <w:rPr>
          <w:spacing w:val="-8"/>
          <w:lang w:val="es-MX"/>
        </w:rPr>
        <w:t xml:space="preserve"> </w:t>
      </w:r>
      <w:r w:rsidRPr="00D41945">
        <w:rPr>
          <w:lang w:val="es-MX"/>
        </w:rPr>
        <w:t>y</w:t>
      </w:r>
      <w:r w:rsidRPr="00D41945">
        <w:rPr>
          <w:spacing w:val="-8"/>
          <w:lang w:val="es-MX"/>
        </w:rPr>
        <w:t xml:space="preserve"> </w:t>
      </w:r>
      <w:r w:rsidRPr="00D41945">
        <w:rPr>
          <w:lang w:val="es-MX"/>
        </w:rPr>
        <w:t>lingüística,</w:t>
      </w:r>
      <w:r w:rsidRPr="00D41945">
        <w:rPr>
          <w:spacing w:val="-8"/>
          <w:lang w:val="es-MX"/>
        </w:rPr>
        <w:t xml:space="preserve"> </w:t>
      </w:r>
      <w:r w:rsidRPr="00D41945">
        <w:rPr>
          <w:lang w:val="es-MX"/>
        </w:rPr>
        <w:t>a</w:t>
      </w:r>
      <w:r w:rsidRPr="00D41945">
        <w:rPr>
          <w:spacing w:val="-8"/>
          <w:lang w:val="es-MX"/>
        </w:rPr>
        <w:t xml:space="preserve"> </w:t>
      </w:r>
      <w:r w:rsidRPr="00D41945">
        <w:rPr>
          <w:lang w:val="es-MX"/>
        </w:rPr>
        <w:t>fin</w:t>
      </w:r>
      <w:r w:rsidRPr="00D41945">
        <w:rPr>
          <w:spacing w:val="-8"/>
          <w:lang w:val="es-MX"/>
        </w:rPr>
        <w:t xml:space="preserve"> </w:t>
      </w:r>
      <w:r w:rsidRPr="00D41945">
        <w:rPr>
          <w:lang w:val="es-MX"/>
        </w:rPr>
        <w:t>de</w:t>
      </w:r>
      <w:r w:rsidRPr="00D41945">
        <w:rPr>
          <w:spacing w:val="-8"/>
          <w:lang w:val="es-MX"/>
        </w:rPr>
        <w:t xml:space="preserve"> </w:t>
      </w:r>
      <w:r w:rsidRPr="00D41945">
        <w:rPr>
          <w:lang w:val="es-MX"/>
        </w:rPr>
        <w:t>llegar</w:t>
      </w:r>
      <w:r w:rsidRPr="00D41945">
        <w:rPr>
          <w:spacing w:val="-8"/>
          <w:lang w:val="es-MX"/>
        </w:rPr>
        <w:t xml:space="preserve"> </w:t>
      </w:r>
      <w:r w:rsidRPr="00D41945">
        <w:rPr>
          <w:lang w:val="es-MX"/>
        </w:rPr>
        <w:t>a</w:t>
      </w:r>
      <w:r w:rsidRPr="00D41945">
        <w:rPr>
          <w:spacing w:val="-8"/>
          <w:lang w:val="es-MX"/>
        </w:rPr>
        <w:t xml:space="preserve"> </w:t>
      </w:r>
      <w:r w:rsidRPr="00D41945">
        <w:rPr>
          <w:lang w:val="es-MX"/>
        </w:rPr>
        <w:t>acuerdos</w:t>
      </w:r>
      <w:r w:rsidRPr="00D41945">
        <w:rPr>
          <w:spacing w:val="-8"/>
          <w:lang w:val="es-MX"/>
        </w:rPr>
        <w:t xml:space="preserve"> </w:t>
      </w:r>
      <w:r w:rsidRPr="00D41945">
        <w:rPr>
          <w:lang w:val="es-MX"/>
        </w:rPr>
        <w:t>o</w:t>
      </w:r>
      <w:r w:rsidRPr="00D41945">
        <w:rPr>
          <w:spacing w:val="-7"/>
          <w:lang w:val="es-MX"/>
        </w:rPr>
        <w:t xml:space="preserve"> </w:t>
      </w:r>
      <w:r w:rsidRPr="00D41945">
        <w:rPr>
          <w:lang w:val="es-MX"/>
        </w:rPr>
        <w:t>lograr</w:t>
      </w:r>
      <w:r w:rsidRPr="00D41945">
        <w:rPr>
          <w:spacing w:val="-8"/>
          <w:lang w:val="es-MX"/>
        </w:rPr>
        <w:t xml:space="preserve"> </w:t>
      </w:r>
      <w:r w:rsidRPr="00D41945">
        <w:rPr>
          <w:lang w:val="es-MX"/>
        </w:rPr>
        <w:t>su</w:t>
      </w:r>
      <w:r w:rsidRPr="00D41945">
        <w:rPr>
          <w:spacing w:val="-8"/>
          <w:lang w:val="es-MX"/>
        </w:rPr>
        <w:t xml:space="preserve"> </w:t>
      </w:r>
      <w:r w:rsidRPr="00D41945">
        <w:rPr>
          <w:lang w:val="es-MX"/>
        </w:rPr>
        <w:t>consentimiento,</w:t>
      </w:r>
      <w:r w:rsidRPr="00D41945">
        <w:rPr>
          <w:spacing w:val="-8"/>
          <w:lang w:val="es-MX"/>
        </w:rPr>
        <w:t xml:space="preserve"> </w:t>
      </w:r>
      <w:r w:rsidRPr="00D41945">
        <w:rPr>
          <w:lang w:val="es-MX"/>
        </w:rPr>
        <w:t>a</w:t>
      </w:r>
      <w:r w:rsidRPr="00D41945">
        <w:rPr>
          <w:spacing w:val="-8"/>
          <w:lang w:val="es-MX"/>
        </w:rPr>
        <w:t xml:space="preserve"> </w:t>
      </w:r>
      <w:r w:rsidRPr="00D41945">
        <w:rPr>
          <w:lang w:val="es-MX"/>
        </w:rPr>
        <w:t>través</w:t>
      </w:r>
      <w:r w:rsidRPr="00D41945">
        <w:rPr>
          <w:spacing w:val="-8"/>
          <w:lang w:val="es-MX"/>
        </w:rPr>
        <w:t xml:space="preserve"> </w:t>
      </w:r>
      <w:r w:rsidRPr="00D41945">
        <w:rPr>
          <w:lang w:val="es-MX"/>
        </w:rPr>
        <w:t>de</w:t>
      </w:r>
      <w:r w:rsidRPr="00D41945">
        <w:rPr>
          <w:spacing w:val="-64"/>
          <w:lang w:val="es-MX"/>
        </w:rPr>
        <w:t xml:space="preserve"> </w:t>
      </w:r>
      <w:r w:rsidRPr="00D41945">
        <w:rPr>
          <w:lang w:val="es-MX"/>
        </w:rPr>
        <w:t>sus instituciones</w:t>
      </w:r>
      <w:r w:rsidRPr="00D41945">
        <w:rPr>
          <w:spacing w:val="-1"/>
          <w:lang w:val="es-MX"/>
        </w:rPr>
        <w:t xml:space="preserve"> </w:t>
      </w:r>
      <w:r w:rsidRPr="00D41945">
        <w:rPr>
          <w:lang w:val="es-MX"/>
        </w:rPr>
        <w:t>representativas.</w:t>
      </w:r>
    </w:p>
    <w:p w14:paraId="7BE8ABB9" w14:textId="2965C73C" w:rsidR="00EF0426" w:rsidRPr="00D41945" w:rsidRDefault="008F73EB" w:rsidP="000012A3">
      <w:pPr>
        <w:spacing w:before="232" w:line="276" w:lineRule="auto"/>
        <w:ind w:left="112" w:right="109"/>
        <w:jc w:val="both"/>
        <w:rPr>
          <w:rFonts w:ascii="Arial" w:hAnsi="Arial"/>
          <w:i/>
          <w:sz w:val="24"/>
          <w:lang w:val="es-MX"/>
        </w:rPr>
      </w:pPr>
      <w:r w:rsidRPr="00D41945">
        <w:rPr>
          <w:sz w:val="24"/>
          <w:lang w:val="es-MX"/>
        </w:rPr>
        <w:t xml:space="preserve">Ante la posible inconstitucionalidad de normas generales que </w:t>
      </w:r>
      <w:r w:rsidR="00B3174D" w:rsidRPr="00D41945">
        <w:rPr>
          <w:sz w:val="24"/>
          <w:lang w:val="es-MX"/>
        </w:rPr>
        <w:t xml:space="preserve">afecten </w:t>
      </w:r>
      <w:r w:rsidRPr="00D41945">
        <w:rPr>
          <w:sz w:val="24"/>
          <w:lang w:val="es-MX"/>
        </w:rPr>
        <w:t>los derechos humanos</w:t>
      </w:r>
      <w:r w:rsidRPr="00D41945">
        <w:rPr>
          <w:spacing w:val="1"/>
          <w:sz w:val="24"/>
          <w:lang w:val="es-MX"/>
        </w:rPr>
        <w:t xml:space="preserve"> </w:t>
      </w:r>
      <w:r w:rsidR="00B3174D" w:rsidRPr="00D41945">
        <w:rPr>
          <w:sz w:val="24"/>
          <w:lang w:val="es-MX"/>
        </w:rPr>
        <w:t xml:space="preserve">contenidos </w:t>
      </w:r>
      <w:r w:rsidRPr="00D41945">
        <w:rPr>
          <w:sz w:val="24"/>
          <w:lang w:val="es-MX"/>
        </w:rPr>
        <w:t xml:space="preserve"> en la Constitución y en los tratados internacionales de los cuales México es parte,</w:t>
      </w:r>
      <w:r w:rsidRPr="00D41945">
        <w:rPr>
          <w:spacing w:val="1"/>
          <w:sz w:val="24"/>
          <w:lang w:val="es-MX"/>
        </w:rPr>
        <w:t xml:space="preserve"> </w:t>
      </w:r>
      <w:r w:rsidRPr="00D41945">
        <w:rPr>
          <w:sz w:val="24"/>
          <w:lang w:val="es-MX"/>
        </w:rPr>
        <w:t>respecto de legislaciones federales y de las entidades federativas, la Comisión Nacional de los</w:t>
      </w:r>
      <w:r w:rsidRPr="00D41945">
        <w:rPr>
          <w:spacing w:val="1"/>
          <w:sz w:val="24"/>
          <w:lang w:val="es-MX"/>
        </w:rPr>
        <w:t xml:space="preserve"> </w:t>
      </w:r>
      <w:r w:rsidRPr="00D41945">
        <w:rPr>
          <w:sz w:val="24"/>
          <w:lang w:val="es-MX"/>
        </w:rPr>
        <w:t>Derechos Humanos promovió la Acción de inconstitucionalidad 111/2020 cuyo concepto de</w:t>
      </w:r>
      <w:r w:rsidRPr="00D41945">
        <w:rPr>
          <w:spacing w:val="1"/>
          <w:sz w:val="24"/>
          <w:lang w:val="es-MX"/>
        </w:rPr>
        <w:t xml:space="preserve"> </w:t>
      </w:r>
      <w:r w:rsidRPr="00D41945">
        <w:rPr>
          <w:sz w:val="24"/>
          <w:lang w:val="es-MX"/>
        </w:rPr>
        <w:t xml:space="preserve">invalidez para la Acción de inconstitucionalidad 111/20220 es: </w:t>
      </w:r>
      <w:r w:rsidRPr="00D41945">
        <w:rPr>
          <w:rFonts w:ascii="Arial" w:hAnsi="Arial"/>
          <w:i/>
          <w:sz w:val="24"/>
          <w:lang w:val="es-MX"/>
        </w:rPr>
        <w:t>“[...] X. Concepto de invalidez.</w:t>
      </w:r>
      <w:r w:rsidRPr="00D41945">
        <w:rPr>
          <w:rFonts w:ascii="Arial" w:hAnsi="Arial"/>
          <w:i/>
          <w:spacing w:val="1"/>
          <w:sz w:val="24"/>
          <w:lang w:val="es-MX"/>
        </w:rPr>
        <w:t xml:space="preserve"> </w:t>
      </w:r>
      <w:r w:rsidRPr="00D41945">
        <w:rPr>
          <w:rFonts w:ascii="Arial" w:hAnsi="Arial"/>
          <w:i/>
          <w:sz w:val="24"/>
          <w:lang w:val="es-MX"/>
        </w:rPr>
        <w:t>ÚNICO. Decreto por el que se modificó la Ley de Derechos, Cultura y Desarrollo de los Pueblos</w:t>
      </w:r>
      <w:r w:rsidRPr="00D41945">
        <w:rPr>
          <w:rFonts w:ascii="Arial" w:hAnsi="Arial"/>
          <w:i/>
          <w:spacing w:val="1"/>
          <w:sz w:val="24"/>
          <w:lang w:val="es-MX"/>
        </w:rPr>
        <w:t xml:space="preserve"> </w:t>
      </w:r>
      <w:r w:rsidRPr="00D41945">
        <w:rPr>
          <w:rFonts w:ascii="Arial" w:hAnsi="Arial"/>
          <w:i/>
          <w:sz w:val="24"/>
          <w:lang w:val="es-MX"/>
        </w:rPr>
        <w:t>y Comunidades Indígenas del Estado de Puebla, publicado el 15 de enero de 2020, vulnera el</w:t>
      </w:r>
      <w:r w:rsidRPr="00D41945">
        <w:rPr>
          <w:rFonts w:ascii="Arial" w:hAnsi="Arial"/>
          <w:i/>
          <w:spacing w:val="1"/>
          <w:sz w:val="24"/>
          <w:lang w:val="es-MX"/>
        </w:rPr>
        <w:t xml:space="preserve"> </w:t>
      </w:r>
      <w:r w:rsidRPr="00D41945">
        <w:rPr>
          <w:rFonts w:ascii="Arial" w:hAnsi="Arial"/>
          <w:i/>
          <w:sz w:val="24"/>
          <w:lang w:val="es-MX"/>
        </w:rPr>
        <w:t>derecho</w:t>
      </w:r>
      <w:r w:rsidRPr="00D41945">
        <w:rPr>
          <w:rFonts w:ascii="Arial" w:hAnsi="Arial"/>
          <w:i/>
          <w:spacing w:val="6"/>
          <w:sz w:val="24"/>
          <w:lang w:val="es-MX"/>
        </w:rPr>
        <w:t xml:space="preserve"> </w:t>
      </w:r>
      <w:r w:rsidRPr="00D41945">
        <w:rPr>
          <w:rFonts w:ascii="Arial" w:hAnsi="Arial"/>
          <w:i/>
          <w:sz w:val="24"/>
          <w:lang w:val="es-MX"/>
        </w:rPr>
        <w:t>a</w:t>
      </w:r>
      <w:r w:rsidRPr="00D41945">
        <w:rPr>
          <w:rFonts w:ascii="Arial" w:hAnsi="Arial"/>
          <w:i/>
          <w:spacing w:val="6"/>
          <w:sz w:val="24"/>
          <w:lang w:val="es-MX"/>
        </w:rPr>
        <w:t xml:space="preserve"> </w:t>
      </w:r>
      <w:r w:rsidRPr="00D41945">
        <w:rPr>
          <w:rFonts w:ascii="Arial" w:hAnsi="Arial"/>
          <w:i/>
          <w:sz w:val="24"/>
          <w:lang w:val="es-MX"/>
        </w:rPr>
        <w:t>la</w:t>
      </w:r>
      <w:r w:rsidRPr="00D41945">
        <w:rPr>
          <w:rFonts w:ascii="Arial" w:hAnsi="Arial"/>
          <w:i/>
          <w:spacing w:val="6"/>
          <w:sz w:val="24"/>
          <w:lang w:val="es-MX"/>
        </w:rPr>
        <w:t xml:space="preserve"> </w:t>
      </w:r>
      <w:r w:rsidRPr="00D41945">
        <w:rPr>
          <w:rFonts w:ascii="Arial" w:hAnsi="Arial"/>
          <w:i/>
          <w:sz w:val="24"/>
          <w:lang w:val="es-MX"/>
        </w:rPr>
        <w:t>consulta</w:t>
      </w:r>
      <w:r w:rsidRPr="00D41945">
        <w:rPr>
          <w:rFonts w:ascii="Arial" w:hAnsi="Arial"/>
          <w:i/>
          <w:spacing w:val="6"/>
          <w:sz w:val="24"/>
          <w:lang w:val="es-MX"/>
        </w:rPr>
        <w:t xml:space="preserve"> </w:t>
      </w:r>
      <w:r w:rsidRPr="00D41945">
        <w:rPr>
          <w:rFonts w:ascii="Arial" w:hAnsi="Arial"/>
          <w:i/>
          <w:sz w:val="24"/>
          <w:lang w:val="es-MX"/>
        </w:rPr>
        <w:t>previa</w:t>
      </w:r>
      <w:r w:rsidRPr="00D41945">
        <w:rPr>
          <w:rFonts w:ascii="Arial" w:hAnsi="Arial"/>
          <w:i/>
          <w:spacing w:val="6"/>
          <w:sz w:val="24"/>
          <w:lang w:val="es-MX"/>
        </w:rPr>
        <w:t xml:space="preserve"> </w:t>
      </w:r>
      <w:r w:rsidRPr="00D41945">
        <w:rPr>
          <w:rFonts w:ascii="Arial" w:hAnsi="Arial"/>
          <w:i/>
          <w:sz w:val="24"/>
          <w:lang w:val="es-MX"/>
        </w:rPr>
        <w:t>de</w:t>
      </w:r>
      <w:r w:rsidRPr="00D41945">
        <w:rPr>
          <w:rFonts w:ascii="Arial" w:hAnsi="Arial"/>
          <w:i/>
          <w:spacing w:val="6"/>
          <w:sz w:val="24"/>
          <w:lang w:val="es-MX"/>
        </w:rPr>
        <w:t xml:space="preserve"> </w:t>
      </w:r>
      <w:r w:rsidRPr="00D41945">
        <w:rPr>
          <w:rFonts w:ascii="Arial" w:hAnsi="Arial"/>
          <w:i/>
          <w:sz w:val="24"/>
          <w:lang w:val="es-MX"/>
        </w:rPr>
        <w:t>los</w:t>
      </w:r>
      <w:r w:rsidRPr="00D41945">
        <w:rPr>
          <w:rFonts w:ascii="Arial" w:hAnsi="Arial"/>
          <w:i/>
          <w:spacing w:val="7"/>
          <w:sz w:val="24"/>
          <w:lang w:val="es-MX"/>
        </w:rPr>
        <w:t xml:space="preserve"> </w:t>
      </w:r>
      <w:r w:rsidRPr="00D41945">
        <w:rPr>
          <w:rFonts w:ascii="Arial" w:hAnsi="Arial"/>
          <w:i/>
          <w:sz w:val="24"/>
          <w:lang w:val="es-MX"/>
        </w:rPr>
        <w:t>pueblos</w:t>
      </w:r>
      <w:r w:rsidRPr="00D41945">
        <w:rPr>
          <w:rFonts w:ascii="Arial" w:hAnsi="Arial"/>
          <w:i/>
          <w:spacing w:val="6"/>
          <w:sz w:val="24"/>
          <w:lang w:val="es-MX"/>
        </w:rPr>
        <w:t xml:space="preserve"> </w:t>
      </w:r>
      <w:r w:rsidRPr="00D41945">
        <w:rPr>
          <w:rFonts w:ascii="Arial" w:hAnsi="Arial"/>
          <w:i/>
          <w:sz w:val="24"/>
          <w:lang w:val="es-MX"/>
        </w:rPr>
        <w:t>y</w:t>
      </w:r>
      <w:r w:rsidRPr="00D41945">
        <w:rPr>
          <w:rFonts w:ascii="Arial" w:hAnsi="Arial"/>
          <w:i/>
          <w:spacing w:val="6"/>
          <w:sz w:val="24"/>
          <w:lang w:val="es-MX"/>
        </w:rPr>
        <w:t xml:space="preserve"> </w:t>
      </w:r>
      <w:r w:rsidRPr="00D41945">
        <w:rPr>
          <w:rFonts w:ascii="Arial" w:hAnsi="Arial"/>
          <w:i/>
          <w:sz w:val="24"/>
          <w:lang w:val="es-MX"/>
        </w:rPr>
        <w:t>comunidades</w:t>
      </w:r>
      <w:r w:rsidRPr="00D41945">
        <w:rPr>
          <w:rFonts w:ascii="Arial" w:hAnsi="Arial"/>
          <w:i/>
          <w:spacing w:val="6"/>
          <w:sz w:val="24"/>
          <w:lang w:val="es-MX"/>
        </w:rPr>
        <w:t xml:space="preserve"> </w:t>
      </w:r>
      <w:r w:rsidRPr="00D41945">
        <w:rPr>
          <w:rFonts w:ascii="Arial" w:hAnsi="Arial"/>
          <w:i/>
          <w:sz w:val="24"/>
          <w:lang w:val="es-MX"/>
        </w:rPr>
        <w:t>indígenas,</w:t>
      </w:r>
      <w:r w:rsidRPr="00D41945">
        <w:rPr>
          <w:rFonts w:ascii="Arial" w:hAnsi="Arial"/>
          <w:i/>
          <w:spacing w:val="6"/>
          <w:sz w:val="24"/>
          <w:lang w:val="es-MX"/>
        </w:rPr>
        <w:t xml:space="preserve"> </w:t>
      </w:r>
      <w:r w:rsidRPr="00D41945">
        <w:rPr>
          <w:rFonts w:ascii="Arial" w:hAnsi="Arial"/>
          <w:i/>
          <w:sz w:val="24"/>
          <w:lang w:val="es-MX"/>
        </w:rPr>
        <w:t>reconocido</w:t>
      </w:r>
      <w:r w:rsidRPr="00D41945">
        <w:rPr>
          <w:rFonts w:ascii="Arial" w:hAnsi="Arial"/>
          <w:i/>
          <w:spacing w:val="6"/>
          <w:sz w:val="24"/>
          <w:lang w:val="es-MX"/>
        </w:rPr>
        <w:t xml:space="preserve"> </w:t>
      </w:r>
      <w:r w:rsidRPr="00D41945">
        <w:rPr>
          <w:rFonts w:ascii="Arial" w:hAnsi="Arial"/>
          <w:i/>
          <w:sz w:val="24"/>
          <w:lang w:val="es-MX"/>
        </w:rPr>
        <w:t>en</w:t>
      </w:r>
      <w:r w:rsidRPr="00D41945">
        <w:rPr>
          <w:rFonts w:ascii="Arial" w:hAnsi="Arial"/>
          <w:i/>
          <w:spacing w:val="6"/>
          <w:sz w:val="24"/>
          <w:lang w:val="es-MX"/>
        </w:rPr>
        <w:t xml:space="preserve"> </w:t>
      </w:r>
      <w:r w:rsidRPr="00D41945">
        <w:rPr>
          <w:rFonts w:ascii="Arial" w:hAnsi="Arial"/>
          <w:i/>
          <w:sz w:val="24"/>
          <w:lang w:val="es-MX"/>
        </w:rPr>
        <w:t>el</w:t>
      </w:r>
      <w:r w:rsidRPr="00D41945">
        <w:rPr>
          <w:rFonts w:ascii="Arial" w:hAnsi="Arial"/>
          <w:i/>
          <w:spacing w:val="7"/>
          <w:sz w:val="24"/>
          <w:lang w:val="es-MX"/>
        </w:rPr>
        <w:t xml:space="preserve"> </w:t>
      </w:r>
      <w:r w:rsidRPr="00D41945">
        <w:rPr>
          <w:rFonts w:ascii="Arial" w:hAnsi="Arial"/>
          <w:i/>
          <w:sz w:val="24"/>
          <w:lang w:val="es-MX"/>
        </w:rPr>
        <w:t>artículo</w:t>
      </w:r>
      <w:r w:rsidR="000012A3" w:rsidRPr="00D41945">
        <w:rPr>
          <w:rFonts w:ascii="Arial" w:hAnsi="Arial"/>
          <w:i/>
          <w:sz w:val="24"/>
          <w:lang w:val="es-MX"/>
        </w:rPr>
        <w:t xml:space="preserve"> </w:t>
      </w:r>
      <w:r w:rsidRPr="00D41945">
        <w:rPr>
          <w:rFonts w:ascii="Arial" w:hAnsi="Arial"/>
          <w:i/>
          <w:sz w:val="24"/>
          <w:lang w:val="es-MX"/>
        </w:rPr>
        <w:t>6 del Convenio 169 de la Organización Internacional del Trabajo sobre Pueblos Indígenas y</w:t>
      </w:r>
      <w:r w:rsidRPr="00D41945">
        <w:rPr>
          <w:rFonts w:ascii="Arial" w:hAnsi="Arial"/>
          <w:i/>
          <w:spacing w:val="1"/>
          <w:sz w:val="24"/>
          <w:lang w:val="es-MX"/>
        </w:rPr>
        <w:t xml:space="preserve"> </w:t>
      </w:r>
      <w:r w:rsidRPr="00D41945">
        <w:rPr>
          <w:rFonts w:ascii="Arial" w:hAnsi="Arial"/>
          <w:i/>
          <w:sz w:val="24"/>
          <w:lang w:val="es-MX"/>
        </w:rPr>
        <w:t>Tribales en Países Independientes…</w:t>
      </w:r>
      <w:r w:rsidRPr="00D41945">
        <w:rPr>
          <w:rFonts w:ascii="Arial" w:hAnsi="Arial"/>
          <w:i/>
          <w:spacing w:val="-1"/>
          <w:sz w:val="24"/>
          <w:lang w:val="es-MX"/>
        </w:rPr>
        <w:t xml:space="preserve"> </w:t>
      </w:r>
      <w:r w:rsidRPr="00D41945">
        <w:rPr>
          <w:rFonts w:ascii="Arial" w:hAnsi="Arial"/>
          <w:i/>
          <w:sz w:val="24"/>
          <w:lang w:val="es-MX"/>
        </w:rPr>
        <w:t>[...]</w:t>
      </w:r>
      <w:r w:rsidRPr="00D41945">
        <w:rPr>
          <w:rFonts w:ascii="Arial" w:hAnsi="Arial"/>
          <w:i/>
          <w:spacing w:val="-1"/>
          <w:sz w:val="24"/>
          <w:lang w:val="es-MX"/>
        </w:rPr>
        <w:t xml:space="preserve"> </w:t>
      </w:r>
      <w:r w:rsidRPr="00D41945">
        <w:rPr>
          <w:rFonts w:ascii="Arial" w:hAnsi="Arial"/>
          <w:i/>
          <w:sz w:val="24"/>
          <w:lang w:val="es-MX"/>
        </w:rPr>
        <w:t>”.</w:t>
      </w:r>
    </w:p>
    <w:p w14:paraId="2810D39E" w14:textId="07154F16" w:rsidR="00EF0426" w:rsidRPr="00D41945" w:rsidRDefault="00EF0426">
      <w:pPr>
        <w:pStyle w:val="Textoindependiente"/>
        <w:spacing w:before="9"/>
        <w:rPr>
          <w:rFonts w:ascii="Arial"/>
          <w:i/>
          <w:sz w:val="20"/>
          <w:lang w:val="es-MX"/>
        </w:rPr>
      </w:pPr>
    </w:p>
    <w:p w14:paraId="28930E2B" w14:textId="3466A76E" w:rsidR="00EF0426" w:rsidRPr="00D41945" w:rsidRDefault="008F73EB">
      <w:pPr>
        <w:spacing w:line="276" w:lineRule="auto"/>
        <w:ind w:left="112" w:right="109"/>
        <w:jc w:val="both"/>
        <w:rPr>
          <w:rFonts w:ascii="Arial" w:hAnsi="Arial"/>
          <w:i/>
          <w:sz w:val="24"/>
          <w:lang w:val="es-MX"/>
        </w:rPr>
      </w:pPr>
      <w:r w:rsidRPr="00D41945">
        <w:rPr>
          <w:sz w:val="24"/>
          <w:lang w:val="es-MX"/>
        </w:rPr>
        <w:t>Asimismo, diversos integrantes de la Sexagésima Legislatura del Congreso de Puebla y la</w:t>
      </w:r>
      <w:r w:rsidRPr="00D41945">
        <w:rPr>
          <w:spacing w:val="1"/>
          <w:sz w:val="24"/>
          <w:lang w:val="es-MX"/>
        </w:rPr>
        <w:t xml:space="preserve"> </w:t>
      </w:r>
      <w:r w:rsidRPr="00D41945">
        <w:rPr>
          <w:sz w:val="24"/>
          <w:lang w:val="es-MX"/>
        </w:rPr>
        <w:t>Comisión Nacional de los Derechos Humanos promovieron la Acción de Inconstitucionalidad</w:t>
      </w:r>
      <w:r w:rsidRPr="00D41945">
        <w:rPr>
          <w:spacing w:val="1"/>
          <w:sz w:val="24"/>
          <w:lang w:val="es-MX"/>
        </w:rPr>
        <w:t xml:space="preserve"> </w:t>
      </w:r>
      <w:r w:rsidRPr="00D41945">
        <w:rPr>
          <w:sz w:val="24"/>
          <w:lang w:val="es-MX"/>
        </w:rPr>
        <w:t>131/2020</w:t>
      </w:r>
      <w:r w:rsidRPr="00D41945">
        <w:rPr>
          <w:spacing w:val="-17"/>
          <w:sz w:val="24"/>
          <w:lang w:val="es-MX"/>
        </w:rPr>
        <w:t xml:space="preserve"> </w:t>
      </w:r>
      <w:r w:rsidRPr="00D41945">
        <w:rPr>
          <w:sz w:val="24"/>
          <w:lang w:val="es-MX"/>
        </w:rPr>
        <w:t>y</w:t>
      </w:r>
      <w:r w:rsidRPr="00D41945">
        <w:rPr>
          <w:spacing w:val="-16"/>
          <w:sz w:val="24"/>
          <w:lang w:val="es-MX"/>
        </w:rPr>
        <w:t xml:space="preserve"> </w:t>
      </w:r>
      <w:r w:rsidRPr="00D41945">
        <w:rPr>
          <w:sz w:val="24"/>
          <w:lang w:val="es-MX"/>
        </w:rPr>
        <w:t>su</w:t>
      </w:r>
      <w:r w:rsidRPr="00D41945">
        <w:rPr>
          <w:spacing w:val="-16"/>
          <w:sz w:val="24"/>
          <w:lang w:val="es-MX"/>
        </w:rPr>
        <w:t xml:space="preserve"> </w:t>
      </w:r>
      <w:r w:rsidRPr="00D41945">
        <w:rPr>
          <w:sz w:val="24"/>
          <w:lang w:val="es-MX"/>
        </w:rPr>
        <w:t>acumulada</w:t>
      </w:r>
      <w:r w:rsidRPr="00D41945">
        <w:rPr>
          <w:spacing w:val="-16"/>
          <w:sz w:val="24"/>
          <w:lang w:val="es-MX"/>
        </w:rPr>
        <w:t xml:space="preserve"> </w:t>
      </w:r>
      <w:r w:rsidRPr="00D41945">
        <w:rPr>
          <w:sz w:val="24"/>
          <w:lang w:val="es-MX"/>
        </w:rPr>
        <w:t>186/2020,</w:t>
      </w:r>
      <w:r w:rsidRPr="00D41945">
        <w:rPr>
          <w:spacing w:val="-16"/>
          <w:sz w:val="24"/>
          <w:lang w:val="es-MX"/>
        </w:rPr>
        <w:t xml:space="preserve"> </w:t>
      </w:r>
      <w:r w:rsidRPr="00D41945">
        <w:rPr>
          <w:sz w:val="24"/>
          <w:lang w:val="es-MX"/>
        </w:rPr>
        <w:t>cuyo</w:t>
      </w:r>
      <w:r w:rsidRPr="00D41945">
        <w:rPr>
          <w:spacing w:val="-16"/>
          <w:sz w:val="24"/>
          <w:lang w:val="es-MX"/>
        </w:rPr>
        <w:t xml:space="preserve"> </w:t>
      </w:r>
      <w:r w:rsidRPr="00D41945">
        <w:rPr>
          <w:sz w:val="24"/>
          <w:lang w:val="es-MX"/>
        </w:rPr>
        <w:t>concepto</w:t>
      </w:r>
      <w:r w:rsidRPr="00D41945">
        <w:rPr>
          <w:spacing w:val="-16"/>
          <w:sz w:val="24"/>
          <w:lang w:val="es-MX"/>
        </w:rPr>
        <w:t xml:space="preserve"> </w:t>
      </w:r>
      <w:r w:rsidRPr="00D41945">
        <w:rPr>
          <w:sz w:val="24"/>
          <w:lang w:val="es-MX"/>
        </w:rPr>
        <w:t>de</w:t>
      </w:r>
      <w:r w:rsidRPr="00D41945">
        <w:rPr>
          <w:spacing w:val="-16"/>
          <w:sz w:val="24"/>
          <w:lang w:val="es-MX"/>
        </w:rPr>
        <w:t xml:space="preserve"> </w:t>
      </w:r>
      <w:r w:rsidRPr="00D41945">
        <w:rPr>
          <w:sz w:val="24"/>
          <w:lang w:val="es-MX"/>
        </w:rPr>
        <w:t>invalidez</w:t>
      </w:r>
      <w:r w:rsidRPr="00D41945">
        <w:rPr>
          <w:spacing w:val="-16"/>
          <w:sz w:val="24"/>
          <w:lang w:val="es-MX"/>
        </w:rPr>
        <w:t xml:space="preserve"> </w:t>
      </w:r>
      <w:r w:rsidRPr="00D41945">
        <w:rPr>
          <w:sz w:val="24"/>
          <w:lang w:val="es-MX"/>
        </w:rPr>
        <w:t>es</w:t>
      </w:r>
      <w:r w:rsidRPr="00D41945">
        <w:rPr>
          <w:spacing w:val="-16"/>
          <w:sz w:val="24"/>
          <w:lang w:val="es-MX"/>
        </w:rPr>
        <w:t xml:space="preserve"> </w:t>
      </w:r>
      <w:r w:rsidRPr="00D41945">
        <w:rPr>
          <w:rFonts w:ascii="Arial" w:hAnsi="Arial"/>
          <w:i/>
          <w:sz w:val="24"/>
          <w:lang w:val="es-MX"/>
        </w:rPr>
        <w:t>“</w:t>
      </w:r>
      <w:r w:rsidRPr="00D41945">
        <w:rPr>
          <w:rFonts w:ascii="Arial" w:hAnsi="Arial"/>
          <w:i/>
          <w:spacing w:val="-16"/>
          <w:sz w:val="24"/>
          <w:lang w:val="es-MX"/>
        </w:rPr>
        <w:t xml:space="preserve"> </w:t>
      </w:r>
      <w:r w:rsidRPr="00D41945">
        <w:rPr>
          <w:rFonts w:ascii="Arial" w:hAnsi="Arial"/>
          <w:i/>
          <w:sz w:val="24"/>
          <w:lang w:val="es-MX"/>
        </w:rPr>
        <w:t>[...]</w:t>
      </w:r>
      <w:r w:rsidRPr="00D41945">
        <w:rPr>
          <w:rFonts w:ascii="Arial" w:hAnsi="Arial"/>
          <w:i/>
          <w:spacing w:val="-16"/>
          <w:sz w:val="24"/>
          <w:lang w:val="es-MX"/>
        </w:rPr>
        <w:t xml:space="preserve"> </w:t>
      </w:r>
      <w:r w:rsidRPr="00D41945">
        <w:rPr>
          <w:rFonts w:ascii="Arial" w:hAnsi="Arial"/>
          <w:i/>
          <w:sz w:val="24"/>
          <w:lang w:val="es-MX"/>
        </w:rPr>
        <w:t>X.</w:t>
      </w:r>
      <w:r w:rsidRPr="00D41945">
        <w:rPr>
          <w:rFonts w:ascii="Arial" w:hAnsi="Arial"/>
          <w:i/>
          <w:spacing w:val="-16"/>
          <w:sz w:val="24"/>
          <w:lang w:val="es-MX"/>
        </w:rPr>
        <w:t xml:space="preserve"> </w:t>
      </w:r>
      <w:r w:rsidRPr="00D41945">
        <w:rPr>
          <w:rFonts w:ascii="Arial" w:hAnsi="Arial"/>
          <w:i/>
          <w:sz w:val="24"/>
          <w:lang w:val="es-MX"/>
        </w:rPr>
        <w:t>Concepto</w:t>
      </w:r>
      <w:r w:rsidRPr="00D41945">
        <w:rPr>
          <w:rFonts w:ascii="Arial" w:hAnsi="Arial"/>
          <w:i/>
          <w:spacing w:val="-16"/>
          <w:sz w:val="24"/>
          <w:lang w:val="es-MX"/>
        </w:rPr>
        <w:t xml:space="preserve"> </w:t>
      </w:r>
      <w:r w:rsidRPr="00D41945">
        <w:rPr>
          <w:rFonts w:ascii="Arial" w:hAnsi="Arial"/>
          <w:i/>
          <w:sz w:val="24"/>
          <w:lang w:val="es-MX"/>
        </w:rPr>
        <w:t>de</w:t>
      </w:r>
      <w:r w:rsidRPr="00D41945">
        <w:rPr>
          <w:rFonts w:ascii="Arial" w:hAnsi="Arial"/>
          <w:i/>
          <w:spacing w:val="-16"/>
          <w:sz w:val="24"/>
          <w:lang w:val="es-MX"/>
        </w:rPr>
        <w:t xml:space="preserve"> </w:t>
      </w:r>
      <w:r w:rsidRPr="00D41945">
        <w:rPr>
          <w:rFonts w:ascii="Arial" w:hAnsi="Arial"/>
          <w:i/>
          <w:sz w:val="24"/>
          <w:lang w:val="es-MX"/>
        </w:rPr>
        <w:t>invalidez.</w:t>
      </w:r>
      <w:r w:rsidRPr="00D41945">
        <w:rPr>
          <w:rFonts w:ascii="Arial" w:hAnsi="Arial"/>
          <w:i/>
          <w:spacing w:val="-65"/>
          <w:sz w:val="24"/>
          <w:lang w:val="es-MX"/>
        </w:rPr>
        <w:t xml:space="preserve"> </w:t>
      </w:r>
      <w:r w:rsidRPr="00D41945">
        <w:rPr>
          <w:rFonts w:ascii="Arial" w:hAnsi="Arial"/>
          <w:i/>
          <w:sz w:val="24"/>
          <w:lang w:val="es-MX"/>
        </w:rPr>
        <w:t>ÚNICO. Los capítulos VI “De la educación indígena”-artículo 46 a 48- y VIII “De la educación</w:t>
      </w:r>
      <w:r w:rsidRPr="00D41945">
        <w:rPr>
          <w:rFonts w:ascii="Arial" w:hAnsi="Arial"/>
          <w:i/>
          <w:spacing w:val="1"/>
          <w:sz w:val="24"/>
          <w:lang w:val="es-MX"/>
        </w:rPr>
        <w:t xml:space="preserve"> </w:t>
      </w:r>
      <w:r w:rsidRPr="00D41945">
        <w:rPr>
          <w:rFonts w:ascii="Arial" w:hAnsi="Arial"/>
          <w:i/>
          <w:sz w:val="24"/>
          <w:lang w:val="es-MX"/>
        </w:rPr>
        <w:t>inclusiva”-artículo 51 a 56- contenidos en el Título Segundo “Del Sistema Educativo Estatal”, de</w:t>
      </w:r>
      <w:r w:rsidRPr="00D41945">
        <w:rPr>
          <w:rFonts w:ascii="Arial" w:hAnsi="Arial"/>
          <w:i/>
          <w:spacing w:val="1"/>
          <w:sz w:val="24"/>
          <w:lang w:val="es-MX"/>
        </w:rPr>
        <w:t xml:space="preserve"> </w:t>
      </w:r>
      <w:r w:rsidRPr="00D41945">
        <w:rPr>
          <w:rFonts w:ascii="Arial" w:hAnsi="Arial"/>
          <w:i/>
          <w:sz w:val="24"/>
          <w:lang w:val="es-MX"/>
        </w:rPr>
        <w:t>la Ley de Educación del Estado de Puebla, vulneran el derecho a la consulta de los pueblos y</w:t>
      </w:r>
      <w:r w:rsidRPr="00D41945">
        <w:rPr>
          <w:rFonts w:ascii="Arial" w:hAnsi="Arial"/>
          <w:i/>
          <w:spacing w:val="1"/>
          <w:sz w:val="24"/>
          <w:lang w:val="es-MX"/>
        </w:rPr>
        <w:t xml:space="preserve"> </w:t>
      </w:r>
      <w:r w:rsidRPr="00D41945">
        <w:rPr>
          <w:rFonts w:ascii="Arial" w:hAnsi="Arial"/>
          <w:i/>
          <w:sz w:val="24"/>
          <w:lang w:val="es-MX"/>
        </w:rPr>
        <w:t>comunidades indígenas y de las personas con discapacidad, reconocidos en los artículos 6</w:t>
      </w:r>
      <w:r w:rsidRPr="00D41945">
        <w:rPr>
          <w:rFonts w:ascii="Arial" w:hAnsi="Arial"/>
          <w:i/>
          <w:spacing w:val="1"/>
          <w:sz w:val="24"/>
          <w:lang w:val="es-MX"/>
        </w:rPr>
        <w:t xml:space="preserve"> </w:t>
      </w:r>
      <w:r w:rsidRPr="00D41945">
        <w:rPr>
          <w:rFonts w:ascii="Arial" w:hAnsi="Arial"/>
          <w:i/>
          <w:sz w:val="24"/>
          <w:lang w:val="es-MX"/>
        </w:rPr>
        <w:t>del</w:t>
      </w:r>
      <w:r w:rsidRPr="00D41945">
        <w:rPr>
          <w:rFonts w:ascii="Arial" w:hAnsi="Arial"/>
          <w:i/>
          <w:spacing w:val="1"/>
          <w:sz w:val="24"/>
          <w:lang w:val="es-MX"/>
        </w:rPr>
        <w:t xml:space="preserve"> </w:t>
      </w:r>
      <w:r w:rsidRPr="00D41945">
        <w:rPr>
          <w:rFonts w:ascii="Arial" w:hAnsi="Arial"/>
          <w:i/>
          <w:sz w:val="24"/>
          <w:lang w:val="es-MX"/>
        </w:rPr>
        <w:t>Convenio</w:t>
      </w:r>
      <w:r w:rsidRPr="00D41945">
        <w:rPr>
          <w:rFonts w:ascii="Arial" w:hAnsi="Arial"/>
          <w:i/>
          <w:spacing w:val="-3"/>
          <w:sz w:val="24"/>
          <w:lang w:val="es-MX"/>
        </w:rPr>
        <w:t xml:space="preserve"> </w:t>
      </w:r>
      <w:r w:rsidRPr="00D41945">
        <w:rPr>
          <w:rFonts w:ascii="Arial" w:hAnsi="Arial"/>
          <w:i/>
          <w:sz w:val="24"/>
          <w:lang w:val="es-MX"/>
        </w:rPr>
        <w:t>169</w:t>
      </w:r>
      <w:r w:rsidRPr="00D41945">
        <w:rPr>
          <w:rFonts w:ascii="Arial" w:hAnsi="Arial"/>
          <w:i/>
          <w:spacing w:val="-2"/>
          <w:sz w:val="24"/>
          <w:lang w:val="es-MX"/>
        </w:rPr>
        <w:t xml:space="preserve"> </w:t>
      </w:r>
      <w:r w:rsidRPr="00D41945">
        <w:rPr>
          <w:rFonts w:ascii="Arial" w:hAnsi="Arial"/>
          <w:i/>
          <w:sz w:val="24"/>
          <w:lang w:val="es-MX"/>
        </w:rPr>
        <w:t>de</w:t>
      </w:r>
      <w:r w:rsidRPr="00D41945">
        <w:rPr>
          <w:rFonts w:ascii="Arial" w:hAnsi="Arial"/>
          <w:i/>
          <w:spacing w:val="-2"/>
          <w:sz w:val="24"/>
          <w:lang w:val="es-MX"/>
        </w:rPr>
        <w:t xml:space="preserve"> </w:t>
      </w:r>
      <w:r w:rsidRPr="00D41945">
        <w:rPr>
          <w:rFonts w:ascii="Arial" w:hAnsi="Arial"/>
          <w:i/>
          <w:sz w:val="24"/>
          <w:lang w:val="es-MX"/>
        </w:rPr>
        <w:t>la</w:t>
      </w:r>
      <w:r w:rsidRPr="00D41945">
        <w:rPr>
          <w:rFonts w:ascii="Arial" w:hAnsi="Arial"/>
          <w:i/>
          <w:spacing w:val="-2"/>
          <w:sz w:val="24"/>
          <w:lang w:val="es-MX"/>
        </w:rPr>
        <w:t xml:space="preserve"> </w:t>
      </w:r>
      <w:r w:rsidRPr="00D41945">
        <w:rPr>
          <w:rFonts w:ascii="Arial" w:hAnsi="Arial"/>
          <w:i/>
          <w:sz w:val="24"/>
          <w:lang w:val="es-MX"/>
        </w:rPr>
        <w:t>Organización</w:t>
      </w:r>
      <w:r w:rsidRPr="00D41945">
        <w:rPr>
          <w:rFonts w:ascii="Arial" w:hAnsi="Arial"/>
          <w:i/>
          <w:spacing w:val="-2"/>
          <w:sz w:val="24"/>
          <w:lang w:val="es-MX"/>
        </w:rPr>
        <w:t xml:space="preserve"> </w:t>
      </w:r>
      <w:r w:rsidRPr="00D41945">
        <w:rPr>
          <w:rFonts w:ascii="Arial" w:hAnsi="Arial"/>
          <w:i/>
          <w:sz w:val="24"/>
          <w:lang w:val="es-MX"/>
        </w:rPr>
        <w:t>Internacional</w:t>
      </w:r>
      <w:r w:rsidRPr="00D41945">
        <w:rPr>
          <w:rFonts w:ascii="Arial" w:hAnsi="Arial"/>
          <w:i/>
          <w:spacing w:val="-2"/>
          <w:sz w:val="24"/>
          <w:lang w:val="es-MX"/>
        </w:rPr>
        <w:t xml:space="preserve"> </w:t>
      </w:r>
      <w:r w:rsidRPr="00D41945">
        <w:rPr>
          <w:rFonts w:ascii="Arial" w:hAnsi="Arial"/>
          <w:i/>
          <w:sz w:val="24"/>
          <w:lang w:val="es-MX"/>
        </w:rPr>
        <w:t>del</w:t>
      </w:r>
      <w:r w:rsidRPr="00D41945">
        <w:rPr>
          <w:rFonts w:ascii="Arial" w:hAnsi="Arial"/>
          <w:i/>
          <w:spacing w:val="-2"/>
          <w:sz w:val="24"/>
          <w:lang w:val="es-MX"/>
        </w:rPr>
        <w:t xml:space="preserve"> </w:t>
      </w:r>
      <w:r w:rsidRPr="00D41945">
        <w:rPr>
          <w:rFonts w:ascii="Arial" w:hAnsi="Arial"/>
          <w:i/>
          <w:sz w:val="24"/>
          <w:lang w:val="es-MX"/>
        </w:rPr>
        <w:t>Trabajo</w:t>
      </w:r>
      <w:r w:rsidRPr="00D41945">
        <w:rPr>
          <w:rFonts w:ascii="Arial" w:hAnsi="Arial"/>
          <w:i/>
          <w:spacing w:val="-2"/>
          <w:sz w:val="24"/>
          <w:lang w:val="es-MX"/>
        </w:rPr>
        <w:t xml:space="preserve"> </w:t>
      </w:r>
      <w:r w:rsidRPr="00D41945">
        <w:rPr>
          <w:rFonts w:ascii="Arial" w:hAnsi="Arial"/>
          <w:i/>
          <w:sz w:val="24"/>
          <w:lang w:val="es-MX"/>
        </w:rPr>
        <w:t>sobre</w:t>
      </w:r>
      <w:r w:rsidRPr="00D41945">
        <w:rPr>
          <w:rFonts w:ascii="Arial" w:hAnsi="Arial"/>
          <w:i/>
          <w:spacing w:val="-2"/>
          <w:sz w:val="24"/>
          <w:lang w:val="es-MX"/>
        </w:rPr>
        <w:t xml:space="preserve"> </w:t>
      </w:r>
      <w:r w:rsidRPr="00D41945">
        <w:rPr>
          <w:rFonts w:ascii="Arial" w:hAnsi="Arial"/>
          <w:i/>
          <w:sz w:val="24"/>
          <w:lang w:val="es-MX"/>
        </w:rPr>
        <w:t>Pueblos</w:t>
      </w:r>
      <w:r w:rsidRPr="00D41945">
        <w:rPr>
          <w:rFonts w:ascii="Arial" w:hAnsi="Arial"/>
          <w:i/>
          <w:spacing w:val="-2"/>
          <w:sz w:val="24"/>
          <w:lang w:val="es-MX"/>
        </w:rPr>
        <w:t xml:space="preserve"> </w:t>
      </w:r>
      <w:r w:rsidRPr="00D41945">
        <w:rPr>
          <w:rFonts w:ascii="Arial" w:hAnsi="Arial"/>
          <w:i/>
          <w:sz w:val="24"/>
          <w:lang w:val="es-MX"/>
        </w:rPr>
        <w:t>Indígenas</w:t>
      </w:r>
      <w:r w:rsidRPr="00D41945">
        <w:rPr>
          <w:rFonts w:ascii="Arial" w:hAnsi="Arial"/>
          <w:i/>
          <w:spacing w:val="-2"/>
          <w:sz w:val="24"/>
          <w:lang w:val="es-MX"/>
        </w:rPr>
        <w:t xml:space="preserve"> </w:t>
      </w:r>
      <w:r w:rsidRPr="00D41945">
        <w:rPr>
          <w:rFonts w:ascii="Arial" w:hAnsi="Arial"/>
          <w:i/>
          <w:sz w:val="24"/>
          <w:lang w:val="es-MX"/>
        </w:rPr>
        <w:t>y</w:t>
      </w:r>
      <w:r w:rsidRPr="00D41945">
        <w:rPr>
          <w:rFonts w:ascii="Arial" w:hAnsi="Arial"/>
          <w:i/>
          <w:spacing w:val="-2"/>
          <w:sz w:val="24"/>
          <w:lang w:val="es-MX"/>
        </w:rPr>
        <w:t xml:space="preserve"> </w:t>
      </w:r>
      <w:r w:rsidRPr="00D41945">
        <w:rPr>
          <w:rFonts w:ascii="Arial" w:hAnsi="Arial"/>
          <w:i/>
          <w:sz w:val="24"/>
          <w:lang w:val="es-MX"/>
        </w:rPr>
        <w:t>Tribales</w:t>
      </w:r>
      <w:r w:rsidRPr="00D41945">
        <w:rPr>
          <w:rFonts w:ascii="Arial" w:hAnsi="Arial"/>
          <w:i/>
          <w:spacing w:val="-2"/>
          <w:sz w:val="24"/>
          <w:lang w:val="es-MX"/>
        </w:rPr>
        <w:t xml:space="preserve"> </w:t>
      </w:r>
      <w:r w:rsidRPr="00D41945">
        <w:rPr>
          <w:rFonts w:ascii="Arial" w:hAnsi="Arial"/>
          <w:i/>
          <w:sz w:val="24"/>
          <w:lang w:val="es-MX"/>
        </w:rPr>
        <w:t>y</w:t>
      </w:r>
      <w:r w:rsidRPr="00D41945">
        <w:rPr>
          <w:rFonts w:ascii="Arial" w:hAnsi="Arial"/>
          <w:i/>
          <w:spacing w:val="-65"/>
          <w:sz w:val="24"/>
          <w:lang w:val="es-MX"/>
        </w:rPr>
        <w:t xml:space="preserve"> </w:t>
      </w:r>
      <w:r w:rsidRPr="00D41945">
        <w:rPr>
          <w:rFonts w:ascii="Arial" w:hAnsi="Arial"/>
          <w:i/>
          <w:sz w:val="24"/>
          <w:lang w:val="es-MX"/>
        </w:rPr>
        <w:t>4</w:t>
      </w:r>
      <w:r w:rsidRPr="00D41945">
        <w:rPr>
          <w:rFonts w:ascii="Arial" w:hAnsi="Arial"/>
          <w:i/>
          <w:spacing w:val="-10"/>
          <w:sz w:val="24"/>
          <w:lang w:val="es-MX"/>
        </w:rPr>
        <w:t xml:space="preserve"> </w:t>
      </w:r>
      <w:r w:rsidRPr="00D41945">
        <w:rPr>
          <w:rFonts w:ascii="Arial" w:hAnsi="Arial"/>
          <w:i/>
          <w:sz w:val="24"/>
          <w:lang w:val="es-MX"/>
        </w:rPr>
        <w:t>de</w:t>
      </w:r>
      <w:r w:rsidRPr="00D41945">
        <w:rPr>
          <w:rFonts w:ascii="Arial" w:hAnsi="Arial"/>
          <w:i/>
          <w:spacing w:val="-9"/>
          <w:sz w:val="24"/>
          <w:lang w:val="es-MX"/>
        </w:rPr>
        <w:t xml:space="preserve"> </w:t>
      </w:r>
      <w:r w:rsidRPr="00D41945">
        <w:rPr>
          <w:rFonts w:ascii="Arial" w:hAnsi="Arial"/>
          <w:i/>
          <w:sz w:val="24"/>
          <w:lang w:val="es-MX"/>
        </w:rPr>
        <w:t>la</w:t>
      </w:r>
      <w:r w:rsidRPr="00D41945">
        <w:rPr>
          <w:rFonts w:ascii="Arial" w:hAnsi="Arial"/>
          <w:i/>
          <w:spacing w:val="-9"/>
          <w:sz w:val="24"/>
          <w:lang w:val="es-MX"/>
        </w:rPr>
        <w:t xml:space="preserve"> </w:t>
      </w:r>
      <w:r w:rsidRPr="00D41945">
        <w:rPr>
          <w:rFonts w:ascii="Arial" w:hAnsi="Arial"/>
          <w:i/>
          <w:sz w:val="24"/>
          <w:lang w:val="es-MX"/>
        </w:rPr>
        <w:t>Convención</w:t>
      </w:r>
      <w:r w:rsidRPr="00D41945">
        <w:rPr>
          <w:rFonts w:ascii="Arial" w:hAnsi="Arial"/>
          <w:i/>
          <w:spacing w:val="-9"/>
          <w:sz w:val="24"/>
          <w:lang w:val="es-MX"/>
        </w:rPr>
        <w:t xml:space="preserve"> </w:t>
      </w:r>
      <w:r w:rsidRPr="00D41945">
        <w:rPr>
          <w:rFonts w:ascii="Arial" w:hAnsi="Arial"/>
          <w:i/>
          <w:sz w:val="24"/>
          <w:lang w:val="es-MX"/>
        </w:rPr>
        <w:t>sobre</w:t>
      </w:r>
      <w:r w:rsidRPr="00D41945">
        <w:rPr>
          <w:rFonts w:ascii="Arial" w:hAnsi="Arial"/>
          <w:i/>
          <w:spacing w:val="-9"/>
          <w:sz w:val="24"/>
          <w:lang w:val="es-MX"/>
        </w:rPr>
        <w:t xml:space="preserve"> </w:t>
      </w:r>
      <w:r w:rsidRPr="00D41945">
        <w:rPr>
          <w:rFonts w:ascii="Arial" w:hAnsi="Arial"/>
          <w:i/>
          <w:sz w:val="24"/>
          <w:lang w:val="es-MX"/>
        </w:rPr>
        <w:t>los</w:t>
      </w:r>
      <w:r w:rsidRPr="00D41945">
        <w:rPr>
          <w:rFonts w:ascii="Arial" w:hAnsi="Arial"/>
          <w:i/>
          <w:spacing w:val="-9"/>
          <w:sz w:val="24"/>
          <w:lang w:val="es-MX"/>
        </w:rPr>
        <w:t xml:space="preserve"> </w:t>
      </w:r>
      <w:r w:rsidRPr="00D41945">
        <w:rPr>
          <w:rFonts w:ascii="Arial" w:hAnsi="Arial"/>
          <w:i/>
          <w:sz w:val="24"/>
          <w:lang w:val="es-MX"/>
        </w:rPr>
        <w:t>Derechos</w:t>
      </w:r>
      <w:r w:rsidRPr="00D41945">
        <w:rPr>
          <w:rFonts w:ascii="Arial" w:hAnsi="Arial"/>
          <w:i/>
          <w:spacing w:val="-9"/>
          <w:sz w:val="24"/>
          <w:lang w:val="es-MX"/>
        </w:rPr>
        <w:t xml:space="preserve"> </w:t>
      </w:r>
      <w:r w:rsidRPr="00D41945">
        <w:rPr>
          <w:rFonts w:ascii="Arial" w:hAnsi="Arial"/>
          <w:i/>
          <w:sz w:val="24"/>
          <w:lang w:val="es-MX"/>
        </w:rPr>
        <w:t>de</w:t>
      </w:r>
      <w:r w:rsidRPr="00D41945">
        <w:rPr>
          <w:rFonts w:ascii="Arial" w:hAnsi="Arial"/>
          <w:i/>
          <w:spacing w:val="-9"/>
          <w:sz w:val="24"/>
          <w:lang w:val="es-MX"/>
        </w:rPr>
        <w:t xml:space="preserve"> </w:t>
      </w:r>
      <w:r w:rsidRPr="00D41945">
        <w:rPr>
          <w:rFonts w:ascii="Arial" w:hAnsi="Arial"/>
          <w:i/>
          <w:sz w:val="24"/>
          <w:lang w:val="es-MX"/>
        </w:rPr>
        <w:t>las</w:t>
      </w:r>
      <w:r w:rsidRPr="00D41945">
        <w:rPr>
          <w:rFonts w:ascii="Arial" w:hAnsi="Arial"/>
          <w:i/>
          <w:spacing w:val="-9"/>
          <w:sz w:val="24"/>
          <w:lang w:val="es-MX"/>
        </w:rPr>
        <w:t xml:space="preserve"> </w:t>
      </w:r>
      <w:r w:rsidRPr="00D41945">
        <w:rPr>
          <w:rFonts w:ascii="Arial" w:hAnsi="Arial"/>
          <w:i/>
          <w:sz w:val="24"/>
          <w:lang w:val="es-MX"/>
        </w:rPr>
        <w:t>Personas</w:t>
      </w:r>
      <w:r w:rsidRPr="00D41945">
        <w:rPr>
          <w:rFonts w:ascii="Arial" w:hAnsi="Arial"/>
          <w:i/>
          <w:spacing w:val="-9"/>
          <w:sz w:val="24"/>
          <w:lang w:val="es-MX"/>
        </w:rPr>
        <w:t xml:space="preserve"> </w:t>
      </w:r>
      <w:r w:rsidRPr="00D41945">
        <w:rPr>
          <w:rFonts w:ascii="Arial" w:hAnsi="Arial"/>
          <w:i/>
          <w:sz w:val="24"/>
          <w:lang w:val="es-MX"/>
        </w:rPr>
        <w:t>con</w:t>
      </w:r>
      <w:r w:rsidRPr="00D41945">
        <w:rPr>
          <w:rFonts w:ascii="Arial" w:hAnsi="Arial"/>
          <w:i/>
          <w:spacing w:val="-9"/>
          <w:sz w:val="24"/>
          <w:lang w:val="es-MX"/>
        </w:rPr>
        <w:t xml:space="preserve"> </w:t>
      </w:r>
      <w:r w:rsidRPr="00D41945">
        <w:rPr>
          <w:rFonts w:ascii="Arial" w:hAnsi="Arial"/>
          <w:i/>
          <w:sz w:val="24"/>
          <w:lang w:val="es-MX"/>
        </w:rPr>
        <w:t>Discapacidad,</w:t>
      </w:r>
      <w:r w:rsidRPr="00D41945">
        <w:rPr>
          <w:rFonts w:ascii="Arial" w:hAnsi="Arial"/>
          <w:i/>
          <w:spacing w:val="-9"/>
          <w:sz w:val="24"/>
          <w:lang w:val="es-MX"/>
        </w:rPr>
        <w:t xml:space="preserve"> </w:t>
      </w:r>
      <w:r w:rsidRPr="00D41945">
        <w:rPr>
          <w:rFonts w:ascii="Arial" w:hAnsi="Arial"/>
          <w:i/>
          <w:sz w:val="24"/>
          <w:lang w:val="es-MX"/>
        </w:rPr>
        <w:t>respectivamente,</w:t>
      </w:r>
      <w:r w:rsidRPr="00D41945">
        <w:rPr>
          <w:rFonts w:ascii="Arial" w:hAnsi="Arial"/>
          <w:i/>
          <w:spacing w:val="-9"/>
          <w:sz w:val="24"/>
          <w:lang w:val="es-MX"/>
        </w:rPr>
        <w:t xml:space="preserve"> </w:t>
      </w:r>
      <w:r w:rsidRPr="00D41945">
        <w:rPr>
          <w:rFonts w:ascii="Arial" w:hAnsi="Arial"/>
          <w:i/>
          <w:sz w:val="24"/>
          <w:lang w:val="es-MX"/>
        </w:rPr>
        <w:t>que</w:t>
      </w:r>
      <w:r w:rsidRPr="00D41945">
        <w:rPr>
          <w:rFonts w:ascii="Arial" w:hAnsi="Arial"/>
          <w:i/>
          <w:spacing w:val="-65"/>
          <w:sz w:val="24"/>
          <w:lang w:val="es-MX"/>
        </w:rPr>
        <w:t xml:space="preserve"> </w:t>
      </w:r>
      <w:r w:rsidRPr="00D41945">
        <w:rPr>
          <w:rFonts w:ascii="Arial" w:hAnsi="Arial"/>
          <w:i/>
          <w:sz w:val="24"/>
          <w:lang w:val="es-MX"/>
        </w:rPr>
        <w:t>exigen celebrar consultas con esos sectores de la población durante el proceso de elaboración</w:t>
      </w:r>
      <w:r w:rsidRPr="00D41945">
        <w:rPr>
          <w:rFonts w:ascii="Arial" w:hAnsi="Arial"/>
          <w:i/>
          <w:spacing w:val="1"/>
          <w:sz w:val="24"/>
          <w:lang w:val="es-MX"/>
        </w:rPr>
        <w:t xml:space="preserve"> </w:t>
      </w:r>
      <w:r w:rsidRPr="00D41945">
        <w:rPr>
          <w:rFonts w:ascii="Arial" w:hAnsi="Arial"/>
          <w:i/>
          <w:sz w:val="24"/>
          <w:lang w:val="es-MX"/>
        </w:rPr>
        <w:t>de leyes</w:t>
      </w:r>
      <w:r w:rsidRPr="00D41945">
        <w:rPr>
          <w:rFonts w:ascii="Arial" w:hAnsi="Arial"/>
          <w:i/>
          <w:spacing w:val="-1"/>
          <w:sz w:val="24"/>
          <w:lang w:val="es-MX"/>
        </w:rPr>
        <w:t xml:space="preserve"> </w:t>
      </w:r>
      <w:r w:rsidRPr="00D41945">
        <w:rPr>
          <w:rFonts w:ascii="Arial" w:hAnsi="Arial"/>
          <w:i/>
          <w:sz w:val="24"/>
          <w:lang w:val="es-MX"/>
        </w:rPr>
        <w:t>que les afecten […]</w:t>
      </w:r>
      <w:r w:rsidRPr="00D41945">
        <w:rPr>
          <w:rFonts w:ascii="Arial" w:hAnsi="Arial"/>
          <w:i/>
          <w:spacing w:val="-1"/>
          <w:sz w:val="24"/>
          <w:lang w:val="es-MX"/>
        </w:rPr>
        <w:t xml:space="preserve"> </w:t>
      </w:r>
      <w:r w:rsidRPr="00D41945">
        <w:rPr>
          <w:rFonts w:ascii="Arial" w:hAnsi="Arial"/>
          <w:i/>
          <w:sz w:val="24"/>
          <w:lang w:val="es-MX"/>
        </w:rPr>
        <w:t>”.</w:t>
      </w:r>
    </w:p>
    <w:p w14:paraId="2C93632F" w14:textId="77777777" w:rsidR="00EF0426" w:rsidRPr="00D41945" w:rsidRDefault="00EF0426">
      <w:pPr>
        <w:pStyle w:val="Textoindependiente"/>
        <w:spacing w:before="8"/>
        <w:rPr>
          <w:rFonts w:ascii="Arial"/>
          <w:i/>
          <w:sz w:val="20"/>
          <w:lang w:val="es-MX"/>
        </w:rPr>
      </w:pPr>
    </w:p>
    <w:p w14:paraId="2D50DA91" w14:textId="13CABB22" w:rsidR="00EF0426" w:rsidRPr="00D41945" w:rsidRDefault="00255814" w:rsidP="007D3BF5">
      <w:pPr>
        <w:pStyle w:val="Textoindependiente"/>
        <w:spacing w:line="278" w:lineRule="auto"/>
        <w:ind w:right="109"/>
        <w:jc w:val="both"/>
        <w:rPr>
          <w:lang w:val="es-MX"/>
        </w:rPr>
      </w:pPr>
      <w:r w:rsidRPr="00D41945">
        <w:rPr>
          <w:lang w:val="es-MX"/>
        </w:rPr>
        <w:t xml:space="preserve"> Que</w:t>
      </w:r>
      <w:r w:rsidR="008F73EB" w:rsidRPr="00D41945">
        <w:rPr>
          <w:lang w:val="es-MX"/>
        </w:rPr>
        <w:t xml:space="preserve"> la Suprema Corte de Justicia de la Nación, en la Sesión Pública No. 59</w:t>
      </w:r>
      <w:r w:rsidR="008F73EB" w:rsidRPr="00D41945">
        <w:rPr>
          <w:spacing w:val="1"/>
          <w:lang w:val="es-MX"/>
        </w:rPr>
        <w:t xml:space="preserve"> </w:t>
      </w:r>
      <w:r w:rsidR="008F73EB" w:rsidRPr="00D41945">
        <w:rPr>
          <w:lang w:val="es-MX"/>
        </w:rPr>
        <w:t>Ordinaria, de fecha lunes 06 de junio de 2022, resolvió sobre la Acción de inconstitucionalidad</w:t>
      </w:r>
      <w:r w:rsidR="008F73EB" w:rsidRPr="00D41945">
        <w:rPr>
          <w:spacing w:val="1"/>
          <w:lang w:val="es-MX"/>
        </w:rPr>
        <w:t xml:space="preserve"> </w:t>
      </w:r>
      <w:r w:rsidR="008F73EB" w:rsidRPr="00D41945">
        <w:rPr>
          <w:lang w:val="es-MX"/>
        </w:rPr>
        <w:t>Número</w:t>
      </w:r>
      <w:r w:rsidR="008F73EB" w:rsidRPr="00D41945">
        <w:rPr>
          <w:spacing w:val="-1"/>
          <w:lang w:val="es-MX"/>
        </w:rPr>
        <w:t xml:space="preserve"> </w:t>
      </w:r>
      <w:r w:rsidR="008F73EB" w:rsidRPr="00D41945">
        <w:rPr>
          <w:lang w:val="es-MX"/>
        </w:rPr>
        <w:t>111/2020,</w:t>
      </w:r>
      <w:r w:rsidR="008F73EB" w:rsidRPr="00D41945">
        <w:rPr>
          <w:spacing w:val="-1"/>
          <w:lang w:val="es-MX"/>
        </w:rPr>
        <w:t xml:space="preserve"> </w:t>
      </w:r>
      <w:r w:rsidR="008F73EB" w:rsidRPr="00D41945">
        <w:rPr>
          <w:lang w:val="es-MX"/>
        </w:rPr>
        <w:t>bajo los siguientes resolutivos:</w:t>
      </w:r>
    </w:p>
    <w:p w14:paraId="11DDB403" w14:textId="77777777" w:rsidR="00EF0426" w:rsidRPr="00D41945" w:rsidRDefault="00EF0426">
      <w:pPr>
        <w:pStyle w:val="Textoindependiente"/>
        <w:spacing w:before="5"/>
        <w:rPr>
          <w:sz w:val="20"/>
          <w:lang w:val="es-MX"/>
        </w:rPr>
      </w:pPr>
    </w:p>
    <w:p w14:paraId="014F8793" w14:textId="77777777" w:rsidR="00EF0426" w:rsidRPr="00D41945" w:rsidRDefault="008F73EB">
      <w:pPr>
        <w:spacing w:line="276" w:lineRule="auto"/>
        <w:ind w:left="112" w:right="109"/>
        <w:jc w:val="both"/>
        <w:rPr>
          <w:rFonts w:ascii="Arial" w:hAnsi="Arial"/>
          <w:i/>
          <w:sz w:val="24"/>
          <w:lang w:val="es-MX"/>
        </w:rPr>
      </w:pPr>
      <w:proofErr w:type="gramStart"/>
      <w:r w:rsidRPr="00D41945">
        <w:rPr>
          <w:rFonts w:ascii="Arial" w:hAnsi="Arial"/>
          <w:i/>
          <w:sz w:val="24"/>
          <w:lang w:val="es-MX"/>
        </w:rPr>
        <w:t>“</w:t>
      </w:r>
      <w:r w:rsidRPr="00D41945">
        <w:rPr>
          <w:rFonts w:ascii="Arial" w:hAnsi="Arial"/>
          <w:i/>
          <w:spacing w:val="-6"/>
          <w:sz w:val="24"/>
          <w:lang w:val="es-MX"/>
        </w:rPr>
        <w:t xml:space="preserve"> </w:t>
      </w:r>
      <w:r w:rsidRPr="00D41945">
        <w:rPr>
          <w:rFonts w:ascii="Arial" w:hAnsi="Arial"/>
          <w:i/>
          <w:sz w:val="24"/>
          <w:lang w:val="es-MX"/>
        </w:rPr>
        <w:t>[...]</w:t>
      </w:r>
      <w:proofErr w:type="gramEnd"/>
      <w:r w:rsidRPr="00D41945">
        <w:rPr>
          <w:rFonts w:ascii="Arial" w:hAnsi="Arial"/>
          <w:i/>
          <w:spacing w:val="-5"/>
          <w:sz w:val="24"/>
          <w:lang w:val="es-MX"/>
        </w:rPr>
        <w:t xml:space="preserve"> </w:t>
      </w:r>
      <w:r w:rsidRPr="00D41945">
        <w:rPr>
          <w:rFonts w:ascii="Arial" w:hAnsi="Arial"/>
          <w:i/>
          <w:sz w:val="24"/>
          <w:lang w:val="es-MX"/>
        </w:rPr>
        <w:t>SEGUNDO.</w:t>
      </w:r>
      <w:r w:rsidRPr="00D41945">
        <w:rPr>
          <w:rFonts w:ascii="Arial" w:hAnsi="Arial"/>
          <w:i/>
          <w:spacing w:val="-5"/>
          <w:sz w:val="24"/>
          <w:lang w:val="es-MX"/>
        </w:rPr>
        <w:t xml:space="preserve"> </w:t>
      </w:r>
      <w:r w:rsidRPr="00D41945">
        <w:rPr>
          <w:rFonts w:ascii="Arial" w:hAnsi="Arial"/>
          <w:i/>
          <w:sz w:val="24"/>
          <w:lang w:val="es-MX"/>
        </w:rPr>
        <w:t>Se</w:t>
      </w:r>
      <w:r w:rsidRPr="00D41945">
        <w:rPr>
          <w:rFonts w:ascii="Arial" w:hAnsi="Arial"/>
          <w:i/>
          <w:spacing w:val="-6"/>
          <w:sz w:val="24"/>
          <w:lang w:val="es-MX"/>
        </w:rPr>
        <w:t xml:space="preserve"> </w:t>
      </w:r>
      <w:r w:rsidRPr="00D41945">
        <w:rPr>
          <w:rFonts w:ascii="Arial" w:hAnsi="Arial"/>
          <w:i/>
          <w:sz w:val="24"/>
          <w:lang w:val="es-MX"/>
        </w:rPr>
        <w:t>sobresee</w:t>
      </w:r>
      <w:r w:rsidRPr="00D41945">
        <w:rPr>
          <w:rFonts w:ascii="Arial" w:hAnsi="Arial"/>
          <w:i/>
          <w:spacing w:val="-5"/>
          <w:sz w:val="24"/>
          <w:lang w:val="es-MX"/>
        </w:rPr>
        <w:t xml:space="preserve"> </w:t>
      </w:r>
      <w:r w:rsidRPr="00D41945">
        <w:rPr>
          <w:rFonts w:ascii="Arial" w:hAnsi="Arial"/>
          <w:i/>
          <w:sz w:val="24"/>
          <w:lang w:val="es-MX"/>
        </w:rPr>
        <w:t>en</w:t>
      </w:r>
      <w:r w:rsidRPr="00D41945">
        <w:rPr>
          <w:rFonts w:ascii="Arial" w:hAnsi="Arial"/>
          <w:i/>
          <w:spacing w:val="-5"/>
          <w:sz w:val="24"/>
          <w:lang w:val="es-MX"/>
        </w:rPr>
        <w:t xml:space="preserve"> </w:t>
      </w:r>
      <w:r w:rsidRPr="00D41945">
        <w:rPr>
          <w:rFonts w:ascii="Arial" w:hAnsi="Arial"/>
          <w:i/>
          <w:sz w:val="24"/>
          <w:lang w:val="es-MX"/>
        </w:rPr>
        <w:t>la</w:t>
      </w:r>
      <w:r w:rsidRPr="00D41945">
        <w:rPr>
          <w:rFonts w:ascii="Arial" w:hAnsi="Arial"/>
          <w:i/>
          <w:spacing w:val="-6"/>
          <w:sz w:val="24"/>
          <w:lang w:val="es-MX"/>
        </w:rPr>
        <w:t xml:space="preserve"> </w:t>
      </w:r>
      <w:r w:rsidRPr="00D41945">
        <w:rPr>
          <w:rFonts w:ascii="Arial" w:hAnsi="Arial"/>
          <w:i/>
          <w:sz w:val="24"/>
          <w:lang w:val="es-MX"/>
        </w:rPr>
        <w:t>presente</w:t>
      </w:r>
      <w:r w:rsidRPr="00D41945">
        <w:rPr>
          <w:rFonts w:ascii="Arial" w:hAnsi="Arial"/>
          <w:i/>
          <w:spacing w:val="-5"/>
          <w:sz w:val="24"/>
          <w:lang w:val="es-MX"/>
        </w:rPr>
        <w:t xml:space="preserve"> </w:t>
      </w:r>
      <w:r w:rsidRPr="00D41945">
        <w:rPr>
          <w:rFonts w:ascii="Arial" w:hAnsi="Arial"/>
          <w:i/>
          <w:sz w:val="24"/>
          <w:lang w:val="es-MX"/>
        </w:rPr>
        <w:t>acción</w:t>
      </w:r>
      <w:r w:rsidRPr="00D41945">
        <w:rPr>
          <w:rFonts w:ascii="Arial" w:hAnsi="Arial"/>
          <w:i/>
          <w:spacing w:val="-5"/>
          <w:sz w:val="24"/>
          <w:lang w:val="es-MX"/>
        </w:rPr>
        <w:t xml:space="preserve"> </w:t>
      </w:r>
      <w:r w:rsidRPr="00D41945">
        <w:rPr>
          <w:rFonts w:ascii="Arial" w:hAnsi="Arial"/>
          <w:i/>
          <w:sz w:val="24"/>
          <w:lang w:val="es-MX"/>
        </w:rPr>
        <w:t>de</w:t>
      </w:r>
      <w:r w:rsidRPr="00D41945">
        <w:rPr>
          <w:rFonts w:ascii="Arial" w:hAnsi="Arial"/>
          <w:i/>
          <w:spacing w:val="-6"/>
          <w:sz w:val="24"/>
          <w:lang w:val="es-MX"/>
        </w:rPr>
        <w:t xml:space="preserve"> </w:t>
      </w:r>
      <w:r w:rsidRPr="00D41945">
        <w:rPr>
          <w:rFonts w:ascii="Arial" w:hAnsi="Arial"/>
          <w:i/>
          <w:sz w:val="24"/>
          <w:lang w:val="es-MX"/>
        </w:rPr>
        <w:t>inconstitucionalidad</w:t>
      </w:r>
      <w:r w:rsidRPr="00D41945">
        <w:rPr>
          <w:rFonts w:ascii="Arial" w:hAnsi="Arial"/>
          <w:i/>
          <w:spacing w:val="-5"/>
          <w:sz w:val="24"/>
          <w:lang w:val="es-MX"/>
        </w:rPr>
        <w:t xml:space="preserve"> </w:t>
      </w:r>
      <w:r w:rsidRPr="00D41945">
        <w:rPr>
          <w:rFonts w:ascii="Arial" w:hAnsi="Arial"/>
          <w:i/>
          <w:sz w:val="24"/>
          <w:lang w:val="es-MX"/>
        </w:rPr>
        <w:t>respecto</w:t>
      </w:r>
      <w:r w:rsidRPr="00D41945">
        <w:rPr>
          <w:rFonts w:ascii="Arial" w:hAnsi="Arial"/>
          <w:i/>
          <w:spacing w:val="-5"/>
          <w:sz w:val="24"/>
          <w:lang w:val="es-MX"/>
        </w:rPr>
        <w:t xml:space="preserve"> </w:t>
      </w:r>
      <w:r w:rsidRPr="00D41945">
        <w:rPr>
          <w:rFonts w:ascii="Arial" w:hAnsi="Arial"/>
          <w:i/>
          <w:sz w:val="24"/>
          <w:lang w:val="es-MX"/>
        </w:rPr>
        <w:t>del</w:t>
      </w:r>
      <w:r w:rsidRPr="00D41945">
        <w:rPr>
          <w:rFonts w:ascii="Arial" w:hAnsi="Arial"/>
          <w:i/>
          <w:spacing w:val="-5"/>
          <w:sz w:val="24"/>
          <w:lang w:val="es-MX"/>
        </w:rPr>
        <w:t xml:space="preserve"> </w:t>
      </w:r>
      <w:r w:rsidRPr="00D41945">
        <w:rPr>
          <w:rFonts w:ascii="Arial" w:hAnsi="Arial"/>
          <w:i/>
          <w:sz w:val="24"/>
          <w:lang w:val="es-MX"/>
        </w:rPr>
        <w:t>artículo</w:t>
      </w:r>
      <w:r w:rsidRPr="00D41945">
        <w:rPr>
          <w:rFonts w:ascii="Arial" w:hAnsi="Arial"/>
          <w:i/>
          <w:spacing w:val="-65"/>
          <w:sz w:val="24"/>
          <w:lang w:val="es-MX"/>
        </w:rPr>
        <w:t xml:space="preserve"> </w:t>
      </w:r>
      <w:r w:rsidRPr="00D41945">
        <w:rPr>
          <w:rFonts w:ascii="Arial" w:hAnsi="Arial"/>
          <w:i/>
          <w:sz w:val="24"/>
          <w:lang w:val="es-MX"/>
        </w:rPr>
        <w:t>85, fracción XLI, de la Ley de Derechos, Cultura y Desarrollo de los Pueblos y Comunidades</w:t>
      </w:r>
      <w:r w:rsidRPr="00D41945">
        <w:rPr>
          <w:rFonts w:ascii="Arial" w:hAnsi="Arial"/>
          <w:i/>
          <w:spacing w:val="1"/>
          <w:sz w:val="24"/>
          <w:lang w:val="es-MX"/>
        </w:rPr>
        <w:t xml:space="preserve"> </w:t>
      </w:r>
      <w:r w:rsidRPr="00D41945">
        <w:rPr>
          <w:rFonts w:ascii="Arial" w:hAnsi="Arial"/>
          <w:i/>
          <w:sz w:val="24"/>
          <w:lang w:val="es-MX"/>
        </w:rPr>
        <w:t>Indígenas</w:t>
      </w:r>
      <w:r w:rsidRPr="00D41945">
        <w:rPr>
          <w:rFonts w:ascii="Arial" w:hAnsi="Arial"/>
          <w:i/>
          <w:spacing w:val="-9"/>
          <w:sz w:val="24"/>
          <w:lang w:val="es-MX"/>
        </w:rPr>
        <w:t xml:space="preserve"> </w:t>
      </w:r>
      <w:r w:rsidRPr="00D41945">
        <w:rPr>
          <w:rFonts w:ascii="Arial" w:hAnsi="Arial"/>
          <w:i/>
          <w:sz w:val="24"/>
          <w:lang w:val="es-MX"/>
        </w:rPr>
        <w:t>del</w:t>
      </w:r>
      <w:r w:rsidRPr="00D41945">
        <w:rPr>
          <w:rFonts w:ascii="Arial" w:hAnsi="Arial"/>
          <w:i/>
          <w:spacing w:val="-8"/>
          <w:sz w:val="24"/>
          <w:lang w:val="es-MX"/>
        </w:rPr>
        <w:t xml:space="preserve"> </w:t>
      </w:r>
      <w:r w:rsidRPr="00D41945">
        <w:rPr>
          <w:rFonts w:ascii="Arial" w:hAnsi="Arial"/>
          <w:i/>
          <w:sz w:val="24"/>
          <w:lang w:val="es-MX"/>
        </w:rPr>
        <w:t>Estado</w:t>
      </w:r>
      <w:r w:rsidRPr="00D41945">
        <w:rPr>
          <w:rFonts w:ascii="Arial" w:hAnsi="Arial"/>
          <w:i/>
          <w:spacing w:val="-8"/>
          <w:sz w:val="24"/>
          <w:lang w:val="es-MX"/>
        </w:rPr>
        <w:t xml:space="preserve"> </w:t>
      </w:r>
      <w:r w:rsidRPr="00D41945">
        <w:rPr>
          <w:rFonts w:ascii="Arial" w:hAnsi="Arial"/>
          <w:i/>
          <w:sz w:val="24"/>
          <w:lang w:val="es-MX"/>
        </w:rPr>
        <w:t>de</w:t>
      </w:r>
      <w:r w:rsidRPr="00D41945">
        <w:rPr>
          <w:rFonts w:ascii="Arial" w:hAnsi="Arial"/>
          <w:i/>
          <w:spacing w:val="-8"/>
          <w:sz w:val="24"/>
          <w:lang w:val="es-MX"/>
        </w:rPr>
        <w:t xml:space="preserve"> </w:t>
      </w:r>
      <w:r w:rsidRPr="00D41945">
        <w:rPr>
          <w:rFonts w:ascii="Arial" w:hAnsi="Arial"/>
          <w:i/>
          <w:sz w:val="24"/>
          <w:lang w:val="es-MX"/>
        </w:rPr>
        <w:t>Puebla,</w:t>
      </w:r>
      <w:r w:rsidRPr="00D41945">
        <w:rPr>
          <w:rFonts w:ascii="Arial" w:hAnsi="Arial"/>
          <w:i/>
          <w:spacing w:val="-8"/>
          <w:sz w:val="24"/>
          <w:lang w:val="es-MX"/>
        </w:rPr>
        <w:t xml:space="preserve"> </w:t>
      </w:r>
      <w:r w:rsidRPr="00D41945">
        <w:rPr>
          <w:rFonts w:ascii="Arial" w:hAnsi="Arial"/>
          <w:i/>
          <w:sz w:val="24"/>
          <w:lang w:val="es-MX"/>
        </w:rPr>
        <w:t>adicionado</w:t>
      </w:r>
      <w:r w:rsidRPr="00D41945">
        <w:rPr>
          <w:rFonts w:ascii="Arial" w:hAnsi="Arial"/>
          <w:i/>
          <w:spacing w:val="-8"/>
          <w:sz w:val="24"/>
          <w:lang w:val="es-MX"/>
        </w:rPr>
        <w:t xml:space="preserve"> </w:t>
      </w:r>
      <w:r w:rsidRPr="00D41945">
        <w:rPr>
          <w:rFonts w:ascii="Arial" w:hAnsi="Arial"/>
          <w:i/>
          <w:sz w:val="24"/>
          <w:lang w:val="es-MX"/>
        </w:rPr>
        <w:t>mediante</w:t>
      </w:r>
      <w:r w:rsidRPr="00D41945">
        <w:rPr>
          <w:rFonts w:ascii="Arial" w:hAnsi="Arial"/>
          <w:i/>
          <w:spacing w:val="-9"/>
          <w:sz w:val="24"/>
          <w:lang w:val="es-MX"/>
        </w:rPr>
        <w:t xml:space="preserve"> </w:t>
      </w:r>
      <w:r w:rsidRPr="00D41945">
        <w:rPr>
          <w:rFonts w:ascii="Arial" w:hAnsi="Arial"/>
          <w:i/>
          <w:sz w:val="24"/>
          <w:lang w:val="es-MX"/>
        </w:rPr>
        <w:t>el</w:t>
      </w:r>
      <w:r w:rsidRPr="00D41945">
        <w:rPr>
          <w:rFonts w:ascii="Arial" w:hAnsi="Arial"/>
          <w:i/>
          <w:spacing w:val="-8"/>
          <w:sz w:val="24"/>
          <w:lang w:val="es-MX"/>
        </w:rPr>
        <w:t xml:space="preserve"> </w:t>
      </w:r>
      <w:r w:rsidRPr="00D41945">
        <w:rPr>
          <w:rFonts w:ascii="Arial" w:hAnsi="Arial"/>
          <w:i/>
          <w:sz w:val="24"/>
          <w:lang w:val="es-MX"/>
        </w:rPr>
        <w:t>decreto</w:t>
      </w:r>
      <w:r w:rsidRPr="00D41945">
        <w:rPr>
          <w:rFonts w:ascii="Arial" w:hAnsi="Arial"/>
          <w:i/>
          <w:spacing w:val="-8"/>
          <w:sz w:val="24"/>
          <w:lang w:val="es-MX"/>
        </w:rPr>
        <w:t xml:space="preserve"> </w:t>
      </w:r>
      <w:r w:rsidRPr="00D41945">
        <w:rPr>
          <w:rFonts w:ascii="Arial" w:hAnsi="Arial"/>
          <w:i/>
          <w:sz w:val="24"/>
          <w:lang w:val="es-MX"/>
        </w:rPr>
        <w:t>publicado</w:t>
      </w:r>
      <w:r w:rsidRPr="00D41945">
        <w:rPr>
          <w:rFonts w:ascii="Arial" w:hAnsi="Arial"/>
          <w:i/>
          <w:spacing w:val="-8"/>
          <w:sz w:val="24"/>
          <w:lang w:val="es-MX"/>
        </w:rPr>
        <w:t xml:space="preserve"> </w:t>
      </w:r>
      <w:r w:rsidRPr="00D41945">
        <w:rPr>
          <w:rFonts w:ascii="Arial" w:hAnsi="Arial"/>
          <w:i/>
          <w:sz w:val="24"/>
          <w:lang w:val="es-MX"/>
        </w:rPr>
        <w:t>en</w:t>
      </w:r>
      <w:r w:rsidRPr="00D41945">
        <w:rPr>
          <w:rFonts w:ascii="Arial" w:hAnsi="Arial"/>
          <w:i/>
          <w:spacing w:val="-8"/>
          <w:sz w:val="24"/>
          <w:lang w:val="es-MX"/>
        </w:rPr>
        <w:t xml:space="preserve"> </w:t>
      </w:r>
      <w:r w:rsidRPr="00D41945">
        <w:rPr>
          <w:rFonts w:ascii="Arial" w:hAnsi="Arial"/>
          <w:i/>
          <w:sz w:val="24"/>
          <w:lang w:val="es-MX"/>
        </w:rPr>
        <w:t>el</w:t>
      </w:r>
      <w:r w:rsidRPr="00D41945">
        <w:rPr>
          <w:rFonts w:ascii="Arial" w:hAnsi="Arial"/>
          <w:i/>
          <w:spacing w:val="-8"/>
          <w:sz w:val="24"/>
          <w:lang w:val="es-MX"/>
        </w:rPr>
        <w:t xml:space="preserve"> </w:t>
      </w:r>
      <w:r w:rsidRPr="00D41945">
        <w:rPr>
          <w:rFonts w:ascii="Arial" w:hAnsi="Arial"/>
          <w:i/>
          <w:sz w:val="24"/>
          <w:lang w:val="es-MX"/>
        </w:rPr>
        <w:t>Periódico</w:t>
      </w:r>
      <w:r w:rsidRPr="00D41945">
        <w:rPr>
          <w:rFonts w:ascii="Arial" w:hAnsi="Arial"/>
          <w:i/>
          <w:spacing w:val="-8"/>
          <w:sz w:val="24"/>
          <w:lang w:val="es-MX"/>
        </w:rPr>
        <w:t xml:space="preserve"> </w:t>
      </w:r>
      <w:r w:rsidRPr="00D41945">
        <w:rPr>
          <w:rFonts w:ascii="Arial" w:hAnsi="Arial"/>
          <w:i/>
          <w:sz w:val="24"/>
          <w:lang w:val="es-MX"/>
        </w:rPr>
        <w:t>Oficial</w:t>
      </w:r>
      <w:r w:rsidRPr="00D41945">
        <w:rPr>
          <w:rFonts w:ascii="Arial" w:hAnsi="Arial"/>
          <w:i/>
          <w:spacing w:val="-65"/>
          <w:sz w:val="24"/>
          <w:lang w:val="es-MX"/>
        </w:rPr>
        <w:t xml:space="preserve"> </w:t>
      </w:r>
      <w:r w:rsidRPr="00D41945">
        <w:rPr>
          <w:rFonts w:ascii="Arial" w:hAnsi="Arial"/>
          <w:i/>
          <w:sz w:val="24"/>
          <w:lang w:val="es-MX"/>
        </w:rPr>
        <w:t>de</w:t>
      </w:r>
      <w:r w:rsidRPr="00D41945">
        <w:rPr>
          <w:rFonts w:ascii="Arial" w:hAnsi="Arial"/>
          <w:i/>
          <w:spacing w:val="63"/>
          <w:sz w:val="24"/>
          <w:lang w:val="es-MX"/>
        </w:rPr>
        <w:t xml:space="preserve"> </w:t>
      </w:r>
      <w:r w:rsidRPr="00D41945">
        <w:rPr>
          <w:rFonts w:ascii="Arial" w:hAnsi="Arial"/>
          <w:i/>
          <w:sz w:val="24"/>
          <w:lang w:val="es-MX"/>
        </w:rPr>
        <w:t>dicha</w:t>
      </w:r>
      <w:r w:rsidRPr="00D41945">
        <w:rPr>
          <w:rFonts w:ascii="Arial" w:hAnsi="Arial"/>
          <w:i/>
          <w:spacing w:val="64"/>
          <w:sz w:val="24"/>
          <w:lang w:val="es-MX"/>
        </w:rPr>
        <w:t xml:space="preserve"> </w:t>
      </w:r>
      <w:r w:rsidRPr="00D41945">
        <w:rPr>
          <w:rFonts w:ascii="Arial" w:hAnsi="Arial"/>
          <w:i/>
          <w:sz w:val="24"/>
          <w:lang w:val="es-MX"/>
        </w:rPr>
        <w:t>entidad</w:t>
      </w:r>
      <w:r w:rsidRPr="00D41945">
        <w:rPr>
          <w:rFonts w:ascii="Arial" w:hAnsi="Arial"/>
          <w:i/>
          <w:spacing w:val="63"/>
          <w:sz w:val="24"/>
          <w:lang w:val="es-MX"/>
        </w:rPr>
        <w:t xml:space="preserve"> </w:t>
      </w:r>
      <w:r w:rsidRPr="00D41945">
        <w:rPr>
          <w:rFonts w:ascii="Arial" w:hAnsi="Arial"/>
          <w:i/>
          <w:sz w:val="24"/>
          <w:lang w:val="es-MX"/>
        </w:rPr>
        <w:t>federativa</w:t>
      </w:r>
      <w:r w:rsidRPr="00D41945">
        <w:rPr>
          <w:rFonts w:ascii="Arial" w:hAnsi="Arial"/>
          <w:i/>
          <w:spacing w:val="64"/>
          <w:sz w:val="24"/>
          <w:lang w:val="es-MX"/>
        </w:rPr>
        <w:t xml:space="preserve"> </w:t>
      </w:r>
      <w:r w:rsidRPr="00D41945">
        <w:rPr>
          <w:rFonts w:ascii="Arial" w:hAnsi="Arial"/>
          <w:i/>
          <w:sz w:val="24"/>
          <w:lang w:val="es-MX"/>
        </w:rPr>
        <w:t>el</w:t>
      </w:r>
      <w:r w:rsidRPr="00D41945">
        <w:rPr>
          <w:rFonts w:ascii="Arial" w:hAnsi="Arial"/>
          <w:i/>
          <w:spacing w:val="64"/>
          <w:sz w:val="24"/>
          <w:lang w:val="es-MX"/>
        </w:rPr>
        <w:t xml:space="preserve"> </w:t>
      </w:r>
      <w:r w:rsidRPr="00D41945">
        <w:rPr>
          <w:rFonts w:ascii="Arial" w:hAnsi="Arial"/>
          <w:i/>
          <w:sz w:val="24"/>
          <w:lang w:val="es-MX"/>
        </w:rPr>
        <w:t>quince</w:t>
      </w:r>
      <w:r w:rsidRPr="00D41945">
        <w:rPr>
          <w:rFonts w:ascii="Arial" w:hAnsi="Arial"/>
          <w:i/>
          <w:spacing w:val="63"/>
          <w:sz w:val="24"/>
          <w:lang w:val="es-MX"/>
        </w:rPr>
        <w:t xml:space="preserve"> </w:t>
      </w:r>
      <w:r w:rsidRPr="00D41945">
        <w:rPr>
          <w:rFonts w:ascii="Arial" w:hAnsi="Arial"/>
          <w:i/>
          <w:sz w:val="24"/>
          <w:lang w:val="es-MX"/>
        </w:rPr>
        <w:t>de</w:t>
      </w:r>
      <w:r w:rsidRPr="00D41945">
        <w:rPr>
          <w:rFonts w:ascii="Arial" w:hAnsi="Arial"/>
          <w:i/>
          <w:spacing w:val="64"/>
          <w:sz w:val="24"/>
          <w:lang w:val="es-MX"/>
        </w:rPr>
        <w:t xml:space="preserve"> </w:t>
      </w:r>
      <w:r w:rsidRPr="00D41945">
        <w:rPr>
          <w:rFonts w:ascii="Arial" w:hAnsi="Arial"/>
          <w:i/>
          <w:sz w:val="24"/>
          <w:lang w:val="es-MX"/>
        </w:rPr>
        <w:t>enero</w:t>
      </w:r>
      <w:r w:rsidRPr="00D41945">
        <w:rPr>
          <w:rFonts w:ascii="Arial" w:hAnsi="Arial"/>
          <w:i/>
          <w:spacing w:val="63"/>
          <w:sz w:val="24"/>
          <w:lang w:val="es-MX"/>
        </w:rPr>
        <w:t xml:space="preserve"> </w:t>
      </w:r>
      <w:r w:rsidRPr="00D41945">
        <w:rPr>
          <w:rFonts w:ascii="Arial" w:hAnsi="Arial"/>
          <w:i/>
          <w:sz w:val="24"/>
          <w:lang w:val="es-MX"/>
        </w:rPr>
        <w:t>de</w:t>
      </w:r>
      <w:r w:rsidRPr="00D41945">
        <w:rPr>
          <w:rFonts w:ascii="Arial" w:hAnsi="Arial"/>
          <w:i/>
          <w:spacing w:val="64"/>
          <w:sz w:val="24"/>
          <w:lang w:val="es-MX"/>
        </w:rPr>
        <w:t xml:space="preserve"> </w:t>
      </w:r>
      <w:r w:rsidRPr="00D41945">
        <w:rPr>
          <w:rFonts w:ascii="Arial" w:hAnsi="Arial"/>
          <w:i/>
          <w:sz w:val="24"/>
          <w:lang w:val="es-MX"/>
        </w:rPr>
        <w:t>dos</w:t>
      </w:r>
      <w:r w:rsidRPr="00D41945">
        <w:rPr>
          <w:rFonts w:ascii="Arial" w:hAnsi="Arial"/>
          <w:i/>
          <w:spacing w:val="64"/>
          <w:sz w:val="24"/>
          <w:lang w:val="es-MX"/>
        </w:rPr>
        <w:t xml:space="preserve"> </w:t>
      </w:r>
      <w:r w:rsidRPr="00D41945">
        <w:rPr>
          <w:rFonts w:ascii="Arial" w:hAnsi="Arial"/>
          <w:i/>
          <w:sz w:val="24"/>
          <w:lang w:val="es-MX"/>
        </w:rPr>
        <w:t>mil</w:t>
      </w:r>
      <w:r w:rsidRPr="00D41945">
        <w:rPr>
          <w:rFonts w:ascii="Arial" w:hAnsi="Arial"/>
          <w:i/>
          <w:spacing w:val="63"/>
          <w:sz w:val="24"/>
          <w:lang w:val="es-MX"/>
        </w:rPr>
        <w:t xml:space="preserve"> </w:t>
      </w:r>
      <w:r w:rsidRPr="00D41945">
        <w:rPr>
          <w:rFonts w:ascii="Arial" w:hAnsi="Arial"/>
          <w:i/>
          <w:sz w:val="24"/>
          <w:lang w:val="es-MX"/>
        </w:rPr>
        <w:t>veinte,</w:t>
      </w:r>
      <w:r w:rsidRPr="00D41945">
        <w:rPr>
          <w:rFonts w:ascii="Arial" w:hAnsi="Arial"/>
          <w:i/>
          <w:spacing w:val="64"/>
          <w:sz w:val="24"/>
          <w:lang w:val="es-MX"/>
        </w:rPr>
        <w:t xml:space="preserve"> </w:t>
      </w:r>
      <w:r w:rsidRPr="00D41945">
        <w:rPr>
          <w:rFonts w:ascii="Arial" w:hAnsi="Arial"/>
          <w:i/>
          <w:sz w:val="24"/>
          <w:lang w:val="es-MX"/>
        </w:rPr>
        <w:t>de</w:t>
      </w:r>
      <w:r w:rsidRPr="00D41945">
        <w:rPr>
          <w:rFonts w:ascii="Arial" w:hAnsi="Arial"/>
          <w:i/>
          <w:spacing w:val="63"/>
          <w:sz w:val="24"/>
          <w:lang w:val="es-MX"/>
        </w:rPr>
        <w:t xml:space="preserve"> </w:t>
      </w:r>
      <w:r w:rsidRPr="00D41945">
        <w:rPr>
          <w:rFonts w:ascii="Arial" w:hAnsi="Arial"/>
          <w:i/>
          <w:sz w:val="24"/>
          <w:lang w:val="es-MX"/>
        </w:rPr>
        <w:t>conformidad</w:t>
      </w:r>
      <w:r w:rsidRPr="00D41945">
        <w:rPr>
          <w:rFonts w:ascii="Arial" w:hAnsi="Arial"/>
          <w:i/>
          <w:spacing w:val="64"/>
          <w:sz w:val="24"/>
          <w:lang w:val="es-MX"/>
        </w:rPr>
        <w:t xml:space="preserve"> </w:t>
      </w:r>
      <w:r w:rsidRPr="00D41945">
        <w:rPr>
          <w:rFonts w:ascii="Arial" w:hAnsi="Arial"/>
          <w:i/>
          <w:sz w:val="24"/>
          <w:lang w:val="es-MX"/>
        </w:rPr>
        <w:t>con</w:t>
      </w:r>
      <w:r w:rsidRPr="00D41945">
        <w:rPr>
          <w:rFonts w:ascii="Arial" w:hAnsi="Arial"/>
          <w:i/>
          <w:spacing w:val="64"/>
          <w:sz w:val="24"/>
          <w:lang w:val="es-MX"/>
        </w:rPr>
        <w:t xml:space="preserve"> </w:t>
      </w:r>
      <w:r w:rsidRPr="00D41945">
        <w:rPr>
          <w:rFonts w:ascii="Arial" w:hAnsi="Arial"/>
          <w:i/>
          <w:sz w:val="24"/>
          <w:lang w:val="es-MX"/>
        </w:rPr>
        <w:t>el</w:t>
      </w:r>
      <w:r w:rsidRPr="00D41945">
        <w:rPr>
          <w:rFonts w:ascii="Arial" w:hAnsi="Arial"/>
          <w:i/>
          <w:spacing w:val="-65"/>
          <w:sz w:val="24"/>
          <w:lang w:val="es-MX"/>
        </w:rPr>
        <w:t xml:space="preserve"> </w:t>
      </w:r>
      <w:r w:rsidRPr="00D41945">
        <w:rPr>
          <w:rFonts w:ascii="Arial" w:hAnsi="Arial"/>
          <w:i/>
          <w:sz w:val="24"/>
          <w:lang w:val="es-MX"/>
        </w:rPr>
        <w:t>considerando</w:t>
      </w:r>
      <w:r w:rsidRPr="00D41945">
        <w:rPr>
          <w:rFonts w:ascii="Arial" w:hAnsi="Arial"/>
          <w:i/>
          <w:spacing w:val="-1"/>
          <w:sz w:val="24"/>
          <w:lang w:val="es-MX"/>
        </w:rPr>
        <w:t xml:space="preserve"> </w:t>
      </w:r>
      <w:r w:rsidRPr="00D41945">
        <w:rPr>
          <w:rFonts w:ascii="Arial" w:hAnsi="Arial"/>
          <w:i/>
          <w:sz w:val="24"/>
          <w:lang w:val="es-MX"/>
        </w:rPr>
        <w:t>cuarto de esta decisión.</w:t>
      </w:r>
    </w:p>
    <w:p w14:paraId="6310B385" w14:textId="77777777" w:rsidR="00EF0426" w:rsidRPr="00D41945" w:rsidRDefault="00EF0426">
      <w:pPr>
        <w:pStyle w:val="Textoindependiente"/>
        <w:spacing w:before="7"/>
        <w:rPr>
          <w:rFonts w:ascii="Arial"/>
          <w:i/>
          <w:sz w:val="20"/>
          <w:lang w:val="es-MX"/>
        </w:rPr>
      </w:pPr>
    </w:p>
    <w:p w14:paraId="12C3DA19" w14:textId="77777777" w:rsidR="00EF0426" w:rsidRPr="00D41945" w:rsidRDefault="008F73EB">
      <w:pPr>
        <w:spacing w:line="276" w:lineRule="auto"/>
        <w:ind w:left="112" w:right="109"/>
        <w:jc w:val="both"/>
        <w:rPr>
          <w:rFonts w:ascii="Arial" w:hAnsi="Arial"/>
          <w:i/>
          <w:sz w:val="24"/>
          <w:lang w:val="es-MX"/>
        </w:rPr>
      </w:pPr>
      <w:r w:rsidRPr="00D41945">
        <w:rPr>
          <w:rFonts w:ascii="Arial" w:hAnsi="Arial"/>
          <w:i/>
          <w:sz w:val="24"/>
          <w:lang w:val="es-MX"/>
        </w:rPr>
        <w:lastRenderedPageBreak/>
        <w:t>TERCERO.</w:t>
      </w:r>
      <w:r w:rsidRPr="00D41945">
        <w:rPr>
          <w:rFonts w:ascii="Arial" w:hAnsi="Arial"/>
          <w:i/>
          <w:spacing w:val="-5"/>
          <w:sz w:val="24"/>
          <w:lang w:val="es-MX"/>
        </w:rPr>
        <w:t xml:space="preserve"> </w:t>
      </w:r>
      <w:r w:rsidRPr="00D41945">
        <w:rPr>
          <w:rFonts w:ascii="Arial" w:hAnsi="Arial"/>
          <w:i/>
          <w:sz w:val="24"/>
          <w:lang w:val="es-MX"/>
        </w:rPr>
        <w:t>Se</w:t>
      </w:r>
      <w:r w:rsidRPr="00D41945">
        <w:rPr>
          <w:rFonts w:ascii="Arial" w:hAnsi="Arial"/>
          <w:i/>
          <w:spacing w:val="-4"/>
          <w:sz w:val="24"/>
          <w:lang w:val="es-MX"/>
        </w:rPr>
        <w:t xml:space="preserve"> </w:t>
      </w:r>
      <w:r w:rsidRPr="00D41945">
        <w:rPr>
          <w:rFonts w:ascii="Arial" w:hAnsi="Arial"/>
          <w:i/>
          <w:sz w:val="24"/>
          <w:lang w:val="es-MX"/>
        </w:rPr>
        <w:t>declara</w:t>
      </w:r>
      <w:r w:rsidRPr="00D41945">
        <w:rPr>
          <w:rFonts w:ascii="Arial" w:hAnsi="Arial"/>
          <w:i/>
          <w:spacing w:val="-4"/>
          <w:sz w:val="24"/>
          <w:lang w:val="es-MX"/>
        </w:rPr>
        <w:t xml:space="preserve"> </w:t>
      </w:r>
      <w:r w:rsidRPr="00D41945">
        <w:rPr>
          <w:rFonts w:ascii="Arial" w:hAnsi="Arial"/>
          <w:i/>
          <w:sz w:val="24"/>
          <w:lang w:val="es-MX"/>
        </w:rPr>
        <w:t>la</w:t>
      </w:r>
      <w:r w:rsidRPr="00D41945">
        <w:rPr>
          <w:rFonts w:ascii="Arial" w:hAnsi="Arial"/>
          <w:i/>
          <w:spacing w:val="-4"/>
          <w:sz w:val="24"/>
          <w:lang w:val="es-MX"/>
        </w:rPr>
        <w:t xml:space="preserve"> </w:t>
      </w:r>
      <w:r w:rsidRPr="00D41945">
        <w:rPr>
          <w:rFonts w:ascii="Arial" w:hAnsi="Arial"/>
          <w:i/>
          <w:sz w:val="24"/>
          <w:lang w:val="es-MX"/>
        </w:rPr>
        <w:t>invalidez,</w:t>
      </w:r>
      <w:r w:rsidRPr="00D41945">
        <w:rPr>
          <w:rFonts w:ascii="Arial" w:hAnsi="Arial"/>
          <w:i/>
          <w:spacing w:val="-4"/>
          <w:sz w:val="24"/>
          <w:lang w:val="es-MX"/>
        </w:rPr>
        <w:t xml:space="preserve"> </w:t>
      </w:r>
      <w:r w:rsidRPr="00D41945">
        <w:rPr>
          <w:rFonts w:ascii="Arial" w:hAnsi="Arial"/>
          <w:i/>
          <w:sz w:val="24"/>
          <w:lang w:val="es-MX"/>
        </w:rPr>
        <w:t>con</w:t>
      </w:r>
      <w:r w:rsidRPr="00D41945">
        <w:rPr>
          <w:rFonts w:ascii="Arial" w:hAnsi="Arial"/>
          <w:i/>
          <w:spacing w:val="-4"/>
          <w:sz w:val="24"/>
          <w:lang w:val="es-MX"/>
        </w:rPr>
        <w:t xml:space="preserve"> </w:t>
      </w:r>
      <w:r w:rsidRPr="00D41945">
        <w:rPr>
          <w:rFonts w:ascii="Arial" w:hAnsi="Arial"/>
          <w:i/>
          <w:sz w:val="24"/>
          <w:lang w:val="es-MX"/>
        </w:rPr>
        <w:t>la</w:t>
      </w:r>
      <w:r w:rsidRPr="00D41945">
        <w:rPr>
          <w:rFonts w:ascii="Arial" w:hAnsi="Arial"/>
          <w:i/>
          <w:spacing w:val="-4"/>
          <w:sz w:val="24"/>
          <w:lang w:val="es-MX"/>
        </w:rPr>
        <w:t xml:space="preserve"> </w:t>
      </w:r>
      <w:r w:rsidRPr="00D41945">
        <w:rPr>
          <w:rFonts w:ascii="Arial" w:hAnsi="Arial"/>
          <w:i/>
          <w:sz w:val="24"/>
          <w:lang w:val="es-MX"/>
        </w:rPr>
        <w:t>salvedad</w:t>
      </w:r>
      <w:r w:rsidRPr="00D41945">
        <w:rPr>
          <w:rFonts w:ascii="Arial" w:hAnsi="Arial"/>
          <w:i/>
          <w:spacing w:val="-4"/>
          <w:sz w:val="24"/>
          <w:lang w:val="es-MX"/>
        </w:rPr>
        <w:t xml:space="preserve"> </w:t>
      </w:r>
      <w:r w:rsidRPr="00D41945">
        <w:rPr>
          <w:rFonts w:ascii="Arial" w:hAnsi="Arial"/>
          <w:i/>
          <w:sz w:val="24"/>
          <w:lang w:val="es-MX"/>
        </w:rPr>
        <w:t>precisada</w:t>
      </w:r>
      <w:r w:rsidRPr="00D41945">
        <w:rPr>
          <w:rFonts w:ascii="Arial" w:hAnsi="Arial"/>
          <w:i/>
          <w:spacing w:val="-4"/>
          <w:sz w:val="24"/>
          <w:lang w:val="es-MX"/>
        </w:rPr>
        <w:t xml:space="preserve"> </w:t>
      </w:r>
      <w:r w:rsidRPr="00D41945">
        <w:rPr>
          <w:rFonts w:ascii="Arial" w:hAnsi="Arial"/>
          <w:i/>
          <w:sz w:val="24"/>
          <w:lang w:val="es-MX"/>
        </w:rPr>
        <w:t>en</w:t>
      </w:r>
      <w:r w:rsidRPr="00D41945">
        <w:rPr>
          <w:rFonts w:ascii="Arial" w:hAnsi="Arial"/>
          <w:i/>
          <w:spacing w:val="-4"/>
          <w:sz w:val="24"/>
          <w:lang w:val="es-MX"/>
        </w:rPr>
        <w:t xml:space="preserve"> </w:t>
      </w:r>
      <w:r w:rsidRPr="00D41945">
        <w:rPr>
          <w:rFonts w:ascii="Arial" w:hAnsi="Arial"/>
          <w:i/>
          <w:sz w:val="24"/>
          <w:lang w:val="es-MX"/>
        </w:rPr>
        <w:t>el</w:t>
      </w:r>
      <w:r w:rsidRPr="00D41945">
        <w:rPr>
          <w:rFonts w:ascii="Arial" w:hAnsi="Arial"/>
          <w:i/>
          <w:spacing w:val="-4"/>
          <w:sz w:val="24"/>
          <w:lang w:val="es-MX"/>
        </w:rPr>
        <w:t xml:space="preserve"> </w:t>
      </w:r>
      <w:r w:rsidRPr="00D41945">
        <w:rPr>
          <w:rFonts w:ascii="Arial" w:hAnsi="Arial"/>
          <w:i/>
          <w:sz w:val="24"/>
          <w:lang w:val="es-MX"/>
        </w:rPr>
        <w:t>punto</w:t>
      </w:r>
      <w:r w:rsidRPr="00D41945">
        <w:rPr>
          <w:rFonts w:ascii="Arial" w:hAnsi="Arial"/>
          <w:i/>
          <w:spacing w:val="-4"/>
          <w:sz w:val="24"/>
          <w:lang w:val="es-MX"/>
        </w:rPr>
        <w:t xml:space="preserve"> </w:t>
      </w:r>
      <w:r w:rsidRPr="00D41945">
        <w:rPr>
          <w:rFonts w:ascii="Arial" w:hAnsi="Arial"/>
          <w:i/>
          <w:sz w:val="24"/>
          <w:lang w:val="es-MX"/>
        </w:rPr>
        <w:t>resolutivo</w:t>
      </w:r>
      <w:r w:rsidRPr="00D41945">
        <w:rPr>
          <w:rFonts w:ascii="Arial" w:hAnsi="Arial"/>
          <w:i/>
          <w:spacing w:val="-4"/>
          <w:sz w:val="24"/>
          <w:lang w:val="es-MX"/>
        </w:rPr>
        <w:t xml:space="preserve"> </w:t>
      </w:r>
      <w:r w:rsidRPr="00D41945">
        <w:rPr>
          <w:rFonts w:ascii="Arial" w:hAnsi="Arial"/>
          <w:i/>
          <w:sz w:val="24"/>
          <w:lang w:val="es-MX"/>
        </w:rPr>
        <w:t>anterior,</w:t>
      </w:r>
      <w:r w:rsidRPr="00D41945">
        <w:rPr>
          <w:rFonts w:ascii="Arial" w:hAnsi="Arial"/>
          <w:i/>
          <w:spacing w:val="-4"/>
          <w:sz w:val="24"/>
          <w:lang w:val="es-MX"/>
        </w:rPr>
        <w:t xml:space="preserve"> </w:t>
      </w:r>
      <w:r w:rsidRPr="00D41945">
        <w:rPr>
          <w:rFonts w:ascii="Arial" w:hAnsi="Arial"/>
          <w:i/>
          <w:sz w:val="24"/>
          <w:lang w:val="es-MX"/>
        </w:rPr>
        <w:t>del</w:t>
      </w:r>
      <w:r w:rsidRPr="00D41945">
        <w:rPr>
          <w:rFonts w:ascii="Arial" w:hAnsi="Arial"/>
          <w:i/>
          <w:spacing w:val="-65"/>
          <w:sz w:val="24"/>
          <w:lang w:val="es-MX"/>
        </w:rPr>
        <w:t xml:space="preserve"> </w:t>
      </w:r>
      <w:r w:rsidRPr="00D41945">
        <w:rPr>
          <w:rFonts w:ascii="Arial" w:hAnsi="Arial"/>
          <w:i/>
          <w:sz w:val="24"/>
          <w:lang w:val="es-MX"/>
        </w:rPr>
        <w:t>Decreto del Honorable Congreso del Estado, por el que se adiciona el cuarto párrafo del artículo</w:t>
      </w:r>
      <w:r w:rsidRPr="00D41945">
        <w:rPr>
          <w:rFonts w:ascii="Arial" w:hAnsi="Arial"/>
          <w:i/>
          <w:spacing w:val="-64"/>
          <w:sz w:val="24"/>
          <w:lang w:val="es-MX"/>
        </w:rPr>
        <w:t xml:space="preserve"> </w:t>
      </w:r>
      <w:r w:rsidRPr="00D41945">
        <w:rPr>
          <w:rFonts w:ascii="Arial" w:hAnsi="Arial"/>
          <w:i/>
          <w:sz w:val="24"/>
          <w:lang w:val="es-MX"/>
        </w:rPr>
        <w:t>2,</w:t>
      </w:r>
      <w:r w:rsidRPr="00D41945">
        <w:rPr>
          <w:rFonts w:ascii="Arial" w:hAnsi="Arial"/>
          <w:i/>
          <w:spacing w:val="-3"/>
          <w:sz w:val="24"/>
          <w:lang w:val="es-MX"/>
        </w:rPr>
        <w:t xml:space="preserve"> </w:t>
      </w:r>
      <w:r w:rsidRPr="00D41945">
        <w:rPr>
          <w:rFonts w:ascii="Arial" w:hAnsi="Arial"/>
          <w:i/>
          <w:sz w:val="24"/>
          <w:lang w:val="es-MX"/>
        </w:rPr>
        <w:t>así</w:t>
      </w:r>
      <w:r w:rsidRPr="00D41945">
        <w:rPr>
          <w:rFonts w:ascii="Arial" w:hAnsi="Arial"/>
          <w:i/>
          <w:spacing w:val="-2"/>
          <w:sz w:val="24"/>
          <w:lang w:val="es-MX"/>
        </w:rPr>
        <w:t xml:space="preserve"> </w:t>
      </w:r>
      <w:r w:rsidRPr="00D41945">
        <w:rPr>
          <w:rFonts w:ascii="Arial" w:hAnsi="Arial"/>
          <w:i/>
          <w:sz w:val="24"/>
          <w:lang w:val="es-MX"/>
        </w:rPr>
        <w:t>como</w:t>
      </w:r>
      <w:r w:rsidRPr="00D41945">
        <w:rPr>
          <w:rFonts w:ascii="Arial" w:hAnsi="Arial"/>
          <w:i/>
          <w:spacing w:val="-2"/>
          <w:sz w:val="24"/>
          <w:lang w:val="es-MX"/>
        </w:rPr>
        <w:t xml:space="preserve"> </w:t>
      </w:r>
      <w:r w:rsidRPr="00D41945">
        <w:rPr>
          <w:rFonts w:ascii="Arial" w:hAnsi="Arial"/>
          <w:i/>
          <w:sz w:val="24"/>
          <w:lang w:val="es-MX"/>
        </w:rPr>
        <w:t>el</w:t>
      </w:r>
      <w:r w:rsidRPr="00D41945">
        <w:rPr>
          <w:rFonts w:ascii="Arial" w:hAnsi="Arial"/>
          <w:i/>
          <w:spacing w:val="-2"/>
          <w:sz w:val="24"/>
          <w:lang w:val="es-MX"/>
        </w:rPr>
        <w:t xml:space="preserve"> </w:t>
      </w:r>
      <w:r w:rsidRPr="00D41945">
        <w:rPr>
          <w:rFonts w:ascii="Arial" w:hAnsi="Arial"/>
          <w:i/>
          <w:sz w:val="24"/>
          <w:lang w:val="es-MX"/>
        </w:rPr>
        <w:t>Capítulo</w:t>
      </w:r>
      <w:r w:rsidRPr="00D41945">
        <w:rPr>
          <w:rFonts w:ascii="Arial" w:hAnsi="Arial"/>
          <w:i/>
          <w:spacing w:val="-2"/>
          <w:sz w:val="24"/>
          <w:lang w:val="es-MX"/>
        </w:rPr>
        <w:t xml:space="preserve"> </w:t>
      </w:r>
      <w:r w:rsidRPr="00D41945">
        <w:rPr>
          <w:rFonts w:ascii="Arial" w:hAnsi="Arial"/>
          <w:i/>
          <w:sz w:val="24"/>
          <w:lang w:val="es-MX"/>
        </w:rPr>
        <w:t>XII,</w:t>
      </w:r>
      <w:r w:rsidRPr="00D41945">
        <w:rPr>
          <w:rFonts w:ascii="Arial" w:hAnsi="Arial"/>
          <w:i/>
          <w:spacing w:val="-2"/>
          <w:sz w:val="24"/>
          <w:lang w:val="es-MX"/>
        </w:rPr>
        <w:t xml:space="preserve"> </w:t>
      </w:r>
      <w:r w:rsidRPr="00D41945">
        <w:rPr>
          <w:rFonts w:ascii="Arial" w:hAnsi="Arial"/>
          <w:i/>
          <w:sz w:val="24"/>
          <w:lang w:val="es-MX"/>
        </w:rPr>
        <w:t>Sección</w:t>
      </w:r>
      <w:r w:rsidRPr="00D41945">
        <w:rPr>
          <w:rFonts w:ascii="Arial" w:hAnsi="Arial"/>
          <w:i/>
          <w:spacing w:val="-2"/>
          <w:sz w:val="24"/>
          <w:lang w:val="es-MX"/>
        </w:rPr>
        <w:t xml:space="preserve"> </w:t>
      </w:r>
      <w:r w:rsidRPr="00D41945">
        <w:rPr>
          <w:rFonts w:ascii="Arial" w:hAnsi="Arial"/>
          <w:i/>
          <w:sz w:val="24"/>
          <w:lang w:val="es-MX"/>
        </w:rPr>
        <w:t>I</w:t>
      </w:r>
      <w:r w:rsidRPr="00D41945">
        <w:rPr>
          <w:rFonts w:ascii="Arial" w:hAnsi="Arial"/>
          <w:i/>
          <w:spacing w:val="-2"/>
          <w:sz w:val="24"/>
          <w:lang w:val="es-MX"/>
        </w:rPr>
        <w:t xml:space="preserve"> </w:t>
      </w:r>
      <w:r w:rsidRPr="00D41945">
        <w:rPr>
          <w:rFonts w:ascii="Arial" w:hAnsi="Arial"/>
          <w:i/>
          <w:sz w:val="24"/>
          <w:lang w:val="es-MX"/>
        </w:rPr>
        <w:t>y</w:t>
      </w:r>
      <w:r w:rsidRPr="00D41945">
        <w:rPr>
          <w:rFonts w:ascii="Arial" w:hAnsi="Arial"/>
          <w:i/>
          <w:spacing w:val="-2"/>
          <w:sz w:val="24"/>
          <w:lang w:val="es-MX"/>
        </w:rPr>
        <w:t xml:space="preserve"> </w:t>
      </w:r>
      <w:r w:rsidRPr="00D41945">
        <w:rPr>
          <w:rFonts w:ascii="Arial" w:hAnsi="Arial"/>
          <w:i/>
          <w:sz w:val="24"/>
          <w:lang w:val="es-MX"/>
        </w:rPr>
        <w:t>los</w:t>
      </w:r>
      <w:r w:rsidRPr="00D41945">
        <w:rPr>
          <w:rFonts w:ascii="Arial" w:hAnsi="Arial"/>
          <w:i/>
          <w:spacing w:val="-2"/>
          <w:sz w:val="24"/>
          <w:lang w:val="es-MX"/>
        </w:rPr>
        <w:t xml:space="preserve"> </w:t>
      </w:r>
      <w:r w:rsidRPr="00D41945">
        <w:rPr>
          <w:rFonts w:ascii="Arial" w:hAnsi="Arial"/>
          <w:i/>
          <w:sz w:val="24"/>
          <w:lang w:val="es-MX"/>
        </w:rPr>
        <w:t>artículos</w:t>
      </w:r>
      <w:r w:rsidRPr="00D41945">
        <w:rPr>
          <w:rFonts w:ascii="Arial" w:hAnsi="Arial"/>
          <w:i/>
          <w:spacing w:val="-3"/>
          <w:sz w:val="24"/>
          <w:lang w:val="es-MX"/>
        </w:rPr>
        <w:t xml:space="preserve"> </w:t>
      </w:r>
      <w:r w:rsidRPr="00D41945">
        <w:rPr>
          <w:rFonts w:ascii="Arial" w:hAnsi="Arial"/>
          <w:i/>
          <w:sz w:val="24"/>
          <w:lang w:val="es-MX"/>
        </w:rPr>
        <w:t>del</w:t>
      </w:r>
      <w:r w:rsidRPr="00D41945">
        <w:rPr>
          <w:rFonts w:ascii="Arial" w:hAnsi="Arial"/>
          <w:i/>
          <w:spacing w:val="-2"/>
          <w:sz w:val="24"/>
          <w:lang w:val="es-MX"/>
        </w:rPr>
        <w:t xml:space="preserve"> </w:t>
      </w:r>
      <w:r w:rsidRPr="00D41945">
        <w:rPr>
          <w:rFonts w:ascii="Arial" w:hAnsi="Arial"/>
          <w:i/>
          <w:sz w:val="24"/>
          <w:lang w:val="es-MX"/>
        </w:rPr>
        <w:t>81</w:t>
      </w:r>
      <w:r w:rsidRPr="00D41945">
        <w:rPr>
          <w:rFonts w:ascii="Arial" w:hAnsi="Arial"/>
          <w:i/>
          <w:spacing w:val="-2"/>
          <w:sz w:val="24"/>
          <w:lang w:val="es-MX"/>
        </w:rPr>
        <w:t xml:space="preserve"> </w:t>
      </w:r>
      <w:r w:rsidRPr="00D41945">
        <w:rPr>
          <w:rFonts w:ascii="Arial" w:hAnsi="Arial"/>
          <w:i/>
          <w:sz w:val="24"/>
          <w:lang w:val="es-MX"/>
        </w:rPr>
        <w:t>al</w:t>
      </w:r>
      <w:r w:rsidRPr="00D41945">
        <w:rPr>
          <w:rFonts w:ascii="Arial" w:hAnsi="Arial"/>
          <w:i/>
          <w:spacing w:val="-2"/>
          <w:sz w:val="24"/>
          <w:lang w:val="es-MX"/>
        </w:rPr>
        <w:t xml:space="preserve"> </w:t>
      </w:r>
      <w:r w:rsidRPr="00D41945">
        <w:rPr>
          <w:rFonts w:ascii="Arial" w:hAnsi="Arial"/>
          <w:i/>
          <w:sz w:val="24"/>
          <w:lang w:val="es-MX"/>
        </w:rPr>
        <w:t>104</w:t>
      </w:r>
      <w:r w:rsidRPr="00D41945">
        <w:rPr>
          <w:rFonts w:ascii="Arial" w:hAnsi="Arial"/>
          <w:i/>
          <w:spacing w:val="-2"/>
          <w:sz w:val="24"/>
          <w:lang w:val="es-MX"/>
        </w:rPr>
        <w:t xml:space="preserve"> </w:t>
      </w:r>
      <w:r w:rsidRPr="00D41945">
        <w:rPr>
          <w:rFonts w:ascii="Arial" w:hAnsi="Arial"/>
          <w:i/>
          <w:sz w:val="24"/>
          <w:lang w:val="es-MX"/>
        </w:rPr>
        <w:t>de</w:t>
      </w:r>
      <w:r w:rsidRPr="00D41945">
        <w:rPr>
          <w:rFonts w:ascii="Arial" w:hAnsi="Arial"/>
          <w:i/>
          <w:spacing w:val="-2"/>
          <w:sz w:val="24"/>
          <w:lang w:val="es-MX"/>
        </w:rPr>
        <w:t xml:space="preserve"> </w:t>
      </w:r>
      <w:r w:rsidRPr="00D41945">
        <w:rPr>
          <w:rFonts w:ascii="Arial" w:hAnsi="Arial"/>
          <w:i/>
          <w:sz w:val="24"/>
          <w:lang w:val="es-MX"/>
        </w:rPr>
        <w:t>la</w:t>
      </w:r>
      <w:r w:rsidRPr="00D41945">
        <w:rPr>
          <w:rFonts w:ascii="Arial" w:hAnsi="Arial"/>
          <w:i/>
          <w:spacing w:val="-2"/>
          <w:sz w:val="24"/>
          <w:lang w:val="es-MX"/>
        </w:rPr>
        <w:t xml:space="preserve"> </w:t>
      </w:r>
      <w:r w:rsidRPr="00D41945">
        <w:rPr>
          <w:rFonts w:ascii="Arial" w:hAnsi="Arial"/>
          <w:i/>
          <w:sz w:val="24"/>
          <w:lang w:val="es-MX"/>
        </w:rPr>
        <w:t>Ley</w:t>
      </w:r>
      <w:r w:rsidRPr="00D41945">
        <w:rPr>
          <w:rFonts w:ascii="Arial" w:hAnsi="Arial"/>
          <w:i/>
          <w:spacing w:val="-2"/>
          <w:sz w:val="24"/>
          <w:lang w:val="es-MX"/>
        </w:rPr>
        <w:t xml:space="preserve"> </w:t>
      </w:r>
      <w:r w:rsidRPr="00D41945">
        <w:rPr>
          <w:rFonts w:ascii="Arial" w:hAnsi="Arial"/>
          <w:i/>
          <w:sz w:val="24"/>
          <w:lang w:val="es-MX"/>
        </w:rPr>
        <w:t>de</w:t>
      </w:r>
      <w:r w:rsidRPr="00D41945">
        <w:rPr>
          <w:rFonts w:ascii="Arial" w:hAnsi="Arial"/>
          <w:i/>
          <w:spacing w:val="-2"/>
          <w:sz w:val="24"/>
          <w:lang w:val="es-MX"/>
        </w:rPr>
        <w:t xml:space="preserve"> </w:t>
      </w:r>
      <w:r w:rsidRPr="00D41945">
        <w:rPr>
          <w:rFonts w:ascii="Arial" w:hAnsi="Arial"/>
          <w:i/>
          <w:sz w:val="24"/>
          <w:lang w:val="es-MX"/>
        </w:rPr>
        <w:t>Derechos,</w:t>
      </w:r>
      <w:r w:rsidRPr="00D41945">
        <w:rPr>
          <w:rFonts w:ascii="Arial" w:hAnsi="Arial"/>
          <w:i/>
          <w:spacing w:val="-2"/>
          <w:sz w:val="24"/>
          <w:lang w:val="es-MX"/>
        </w:rPr>
        <w:t xml:space="preserve"> </w:t>
      </w:r>
      <w:r w:rsidRPr="00D41945">
        <w:rPr>
          <w:rFonts w:ascii="Arial" w:hAnsi="Arial"/>
          <w:i/>
          <w:sz w:val="24"/>
          <w:lang w:val="es-MX"/>
        </w:rPr>
        <w:t>Cultura</w:t>
      </w:r>
      <w:r w:rsidRPr="00D41945">
        <w:rPr>
          <w:rFonts w:ascii="Arial" w:hAnsi="Arial"/>
          <w:i/>
          <w:spacing w:val="-65"/>
          <w:sz w:val="24"/>
          <w:lang w:val="es-MX"/>
        </w:rPr>
        <w:t xml:space="preserve"> </w:t>
      </w:r>
      <w:r w:rsidRPr="00D41945">
        <w:rPr>
          <w:rFonts w:ascii="Arial" w:hAnsi="Arial"/>
          <w:i/>
          <w:sz w:val="24"/>
          <w:lang w:val="es-MX"/>
        </w:rPr>
        <w:t>y Desarrollo de los Pueblos y Comunidades Indígenas del Estado de Puebla, publicado en el</w:t>
      </w:r>
      <w:r w:rsidRPr="00D41945">
        <w:rPr>
          <w:rFonts w:ascii="Arial" w:hAnsi="Arial"/>
          <w:i/>
          <w:spacing w:val="1"/>
          <w:sz w:val="24"/>
          <w:lang w:val="es-MX"/>
        </w:rPr>
        <w:t xml:space="preserve"> </w:t>
      </w:r>
      <w:r w:rsidRPr="00D41945">
        <w:rPr>
          <w:rFonts w:ascii="Arial" w:hAnsi="Arial"/>
          <w:i/>
          <w:sz w:val="24"/>
          <w:lang w:val="es-MX"/>
        </w:rPr>
        <w:t>Periódico Oficial de dicha entidad federativa el quince de enero de dos mil veinte, tal y como se</w:t>
      </w:r>
      <w:r w:rsidRPr="00D41945">
        <w:rPr>
          <w:rFonts w:ascii="Arial" w:hAnsi="Arial"/>
          <w:i/>
          <w:spacing w:val="1"/>
          <w:sz w:val="24"/>
          <w:lang w:val="es-MX"/>
        </w:rPr>
        <w:t xml:space="preserve"> </w:t>
      </w:r>
      <w:r w:rsidRPr="00D41945">
        <w:rPr>
          <w:rFonts w:ascii="Arial" w:hAnsi="Arial"/>
          <w:i/>
          <w:sz w:val="24"/>
          <w:lang w:val="es-MX"/>
        </w:rPr>
        <w:t>establece</w:t>
      </w:r>
      <w:r w:rsidRPr="00D41945">
        <w:rPr>
          <w:rFonts w:ascii="Arial" w:hAnsi="Arial"/>
          <w:i/>
          <w:spacing w:val="-1"/>
          <w:sz w:val="24"/>
          <w:lang w:val="es-MX"/>
        </w:rPr>
        <w:t xml:space="preserve"> </w:t>
      </w:r>
      <w:r w:rsidRPr="00D41945">
        <w:rPr>
          <w:rFonts w:ascii="Arial" w:hAnsi="Arial"/>
          <w:i/>
          <w:sz w:val="24"/>
          <w:lang w:val="es-MX"/>
        </w:rPr>
        <w:t>en el considerando sexto de esta determinación.</w:t>
      </w:r>
    </w:p>
    <w:p w14:paraId="7E92BBC8" w14:textId="77777777" w:rsidR="00EF0426" w:rsidRPr="00D41945" w:rsidRDefault="00EF0426">
      <w:pPr>
        <w:pStyle w:val="Textoindependiente"/>
        <w:rPr>
          <w:rFonts w:ascii="Arial"/>
          <w:i/>
          <w:sz w:val="21"/>
          <w:lang w:val="es-MX"/>
        </w:rPr>
      </w:pPr>
    </w:p>
    <w:p w14:paraId="5E3AEB87" w14:textId="77777777" w:rsidR="00EF0426" w:rsidRPr="00D41945" w:rsidRDefault="008F73EB">
      <w:pPr>
        <w:spacing w:line="276" w:lineRule="auto"/>
        <w:ind w:left="112" w:right="109"/>
        <w:jc w:val="both"/>
        <w:rPr>
          <w:rFonts w:ascii="Arial" w:hAnsi="Arial"/>
          <w:i/>
          <w:sz w:val="24"/>
          <w:lang w:val="es-MX"/>
        </w:rPr>
      </w:pPr>
      <w:r w:rsidRPr="00D41945">
        <w:rPr>
          <w:rFonts w:ascii="Arial" w:hAnsi="Arial"/>
          <w:i/>
          <w:sz w:val="24"/>
          <w:lang w:val="es-MX"/>
        </w:rPr>
        <w:t>CUARTO.</w:t>
      </w:r>
      <w:r w:rsidRPr="00D41945">
        <w:rPr>
          <w:rFonts w:ascii="Arial" w:hAnsi="Arial"/>
          <w:i/>
          <w:spacing w:val="-5"/>
          <w:sz w:val="24"/>
          <w:lang w:val="es-MX"/>
        </w:rPr>
        <w:t xml:space="preserve"> </w:t>
      </w:r>
      <w:r w:rsidRPr="00D41945">
        <w:rPr>
          <w:rFonts w:ascii="Arial" w:hAnsi="Arial"/>
          <w:i/>
          <w:sz w:val="24"/>
          <w:lang w:val="es-MX"/>
        </w:rPr>
        <w:t>La</w:t>
      </w:r>
      <w:r w:rsidRPr="00D41945">
        <w:rPr>
          <w:rFonts w:ascii="Arial" w:hAnsi="Arial"/>
          <w:i/>
          <w:spacing w:val="-4"/>
          <w:sz w:val="24"/>
          <w:lang w:val="es-MX"/>
        </w:rPr>
        <w:t xml:space="preserve"> </w:t>
      </w:r>
      <w:r w:rsidRPr="00D41945">
        <w:rPr>
          <w:rFonts w:ascii="Arial" w:hAnsi="Arial"/>
          <w:i/>
          <w:sz w:val="24"/>
          <w:lang w:val="es-MX"/>
        </w:rPr>
        <w:t>declaratoria</w:t>
      </w:r>
      <w:r w:rsidRPr="00D41945">
        <w:rPr>
          <w:rFonts w:ascii="Arial" w:hAnsi="Arial"/>
          <w:i/>
          <w:spacing w:val="-4"/>
          <w:sz w:val="24"/>
          <w:lang w:val="es-MX"/>
        </w:rPr>
        <w:t xml:space="preserve"> </w:t>
      </w:r>
      <w:r w:rsidRPr="00D41945">
        <w:rPr>
          <w:rFonts w:ascii="Arial" w:hAnsi="Arial"/>
          <w:i/>
          <w:sz w:val="24"/>
          <w:lang w:val="es-MX"/>
        </w:rPr>
        <w:t>de</w:t>
      </w:r>
      <w:r w:rsidRPr="00D41945">
        <w:rPr>
          <w:rFonts w:ascii="Arial" w:hAnsi="Arial"/>
          <w:i/>
          <w:spacing w:val="-4"/>
          <w:sz w:val="24"/>
          <w:lang w:val="es-MX"/>
        </w:rPr>
        <w:t xml:space="preserve"> </w:t>
      </w:r>
      <w:r w:rsidRPr="00D41945">
        <w:rPr>
          <w:rFonts w:ascii="Arial" w:hAnsi="Arial"/>
          <w:i/>
          <w:sz w:val="24"/>
          <w:lang w:val="es-MX"/>
        </w:rPr>
        <w:t>invalidez</w:t>
      </w:r>
      <w:r w:rsidRPr="00D41945">
        <w:rPr>
          <w:rFonts w:ascii="Arial" w:hAnsi="Arial"/>
          <w:i/>
          <w:spacing w:val="-5"/>
          <w:sz w:val="24"/>
          <w:lang w:val="es-MX"/>
        </w:rPr>
        <w:t xml:space="preserve"> </w:t>
      </w:r>
      <w:r w:rsidRPr="00D41945">
        <w:rPr>
          <w:rFonts w:ascii="Arial" w:hAnsi="Arial"/>
          <w:i/>
          <w:sz w:val="24"/>
          <w:lang w:val="es-MX"/>
        </w:rPr>
        <w:t>decretada</w:t>
      </w:r>
      <w:r w:rsidRPr="00D41945">
        <w:rPr>
          <w:rFonts w:ascii="Arial" w:hAnsi="Arial"/>
          <w:i/>
          <w:spacing w:val="-4"/>
          <w:sz w:val="24"/>
          <w:lang w:val="es-MX"/>
        </w:rPr>
        <w:t xml:space="preserve"> </w:t>
      </w:r>
      <w:r w:rsidRPr="00D41945">
        <w:rPr>
          <w:rFonts w:ascii="Arial" w:hAnsi="Arial"/>
          <w:i/>
          <w:sz w:val="24"/>
          <w:lang w:val="es-MX"/>
        </w:rPr>
        <w:t>surtirá</w:t>
      </w:r>
      <w:r w:rsidRPr="00D41945">
        <w:rPr>
          <w:rFonts w:ascii="Arial" w:hAnsi="Arial"/>
          <w:i/>
          <w:spacing w:val="-4"/>
          <w:sz w:val="24"/>
          <w:lang w:val="es-MX"/>
        </w:rPr>
        <w:t xml:space="preserve"> </w:t>
      </w:r>
      <w:r w:rsidRPr="00D41945">
        <w:rPr>
          <w:rFonts w:ascii="Arial" w:hAnsi="Arial"/>
          <w:i/>
          <w:sz w:val="24"/>
          <w:lang w:val="es-MX"/>
        </w:rPr>
        <w:t>sus</w:t>
      </w:r>
      <w:r w:rsidRPr="00D41945">
        <w:rPr>
          <w:rFonts w:ascii="Arial" w:hAnsi="Arial"/>
          <w:i/>
          <w:spacing w:val="-4"/>
          <w:sz w:val="24"/>
          <w:lang w:val="es-MX"/>
        </w:rPr>
        <w:t xml:space="preserve"> </w:t>
      </w:r>
      <w:r w:rsidRPr="00D41945">
        <w:rPr>
          <w:rFonts w:ascii="Arial" w:hAnsi="Arial"/>
          <w:i/>
          <w:sz w:val="24"/>
          <w:lang w:val="es-MX"/>
        </w:rPr>
        <w:t>efectos</w:t>
      </w:r>
      <w:r w:rsidRPr="00D41945">
        <w:rPr>
          <w:rFonts w:ascii="Arial" w:hAnsi="Arial"/>
          <w:i/>
          <w:spacing w:val="-5"/>
          <w:sz w:val="24"/>
          <w:lang w:val="es-MX"/>
        </w:rPr>
        <w:t xml:space="preserve"> </w:t>
      </w:r>
      <w:r w:rsidRPr="00D41945">
        <w:rPr>
          <w:rFonts w:ascii="Arial" w:hAnsi="Arial"/>
          <w:i/>
          <w:sz w:val="24"/>
          <w:lang w:val="es-MX"/>
        </w:rPr>
        <w:t>a</w:t>
      </w:r>
      <w:r w:rsidRPr="00D41945">
        <w:rPr>
          <w:rFonts w:ascii="Arial" w:hAnsi="Arial"/>
          <w:i/>
          <w:spacing w:val="-4"/>
          <w:sz w:val="24"/>
          <w:lang w:val="es-MX"/>
        </w:rPr>
        <w:t xml:space="preserve"> </w:t>
      </w:r>
      <w:r w:rsidRPr="00D41945">
        <w:rPr>
          <w:rFonts w:ascii="Arial" w:hAnsi="Arial"/>
          <w:i/>
          <w:sz w:val="24"/>
          <w:lang w:val="es-MX"/>
        </w:rPr>
        <w:t>los</w:t>
      </w:r>
      <w:r w:rsidRPr="00D41945">
        <w:rPr>
          <w:rFonts w:ascii="Arial" w:hAnsi="Arial"/>
          <w:i/>
          <w:spacing w:val="-4"/>
          <w:sz w:val="24"/>
          <w:lang w:val="es-MX"/>
        </w:rPr>
        <w:t xml:space="preserve"> </w:t>
      </w:r>
      <w:r w:rsidRPr="00D41945">
        <w:rPr>
          <w:rFonts w:ascii="Arial" w:hAnsi="Arial"/>
          <w:i/>
          <w:sz w:val="24"/>
          <w:lang w:val="es-MX"/>
        </w:rPr>
        <w:t>doce</w:t>
      </w:r>
      <w:r w:rsidRPr="00D41945">
        <w:rPr>
          <w:rFonts w:ascii="Arial" w:hAnsi="Arial"/>
          <w:i/>
          <w:spacing w:val="-4"/>
          <w:sz w:val="24"/>
          <w:lang w:val="es-MX"/>
        </w:rPr>
        <w:t xml:space="preserve"> </w:t>
      </w:r>
      <w:r w:rsidRPr="00D41945">
        <w:rPr>
          <w:rFonts w:ascii="Arial" w:hAnsi="Arial"/>
          <w:i/>
          <w:sz w:val="24"/>
          <w:lang w:val="es-MX"/>
        </w:rPr>
        <w:t>meses</w:t>
      </w:r>
      <w:r w:rsidRPr="00D41945">
        <w:rPr>
          <w:rFonts w:ascii="Arial" w:hAnsi="Arial"/>
          <w:i/>
          <w:spacing w:val="-4"/>
          <w:sz w:val="24"/>
          <w:lang w:val="es-MX"/>
        </w:rPr>
        <w:t xml:space="preserve"> </w:t>
      </w:r>
      <w:r w:rsidRPr="00D41945">
        <w:rPr>
          <w:rFonts w:ascii="Arial" w:hAnsi="Arial"/>
          <w:i/>
          <w:sz w:val="24"/>
          <w:lang w:val="es-MX"/>
        </w:rPr>
        <w:t>siguientes</w:t>
      </w:r>
      <w:r w:rsidRPr="00D41945">
        <w:rPr>
          <w:rFonts w:ascii="Arial" w:hAnsi="Arial"/>
          <w:i/>
          <w:spacing w:val="-65"/>
          <w:sz w:val="24"/>
          <w:lang w:val="es-MX"/>
        </w:rPr>
        <w:t xml:space="preserve"> </w:t>
      </w:r>
      <w:r w:rsidRPr="00D41945">
        <w:rPr>
          <w:rFonts w:ascii="Arial" w:hAnsi="Arial"/>
          <w:i/>
          <w:sz w:val="24"/>
          <w:lang w:val="es-MX"/>
        </w:rPr>
        <w:t>a</w:t>
      </w:r>
      <w:r w:rsidRPr="00D41945">
        <w:rPr>
          <w:rFonts w:ascii="Arial" w:hAnsi="Arial"/>
          <w:i/>
          <w:spacing w:val="-2"/>
          <w:sz w:val="24"/>
          <w:lang w:val="es-MX"/>
        </w:rPr>
        <w:t xml:space="preserve"> </w:t>
      </w:r>
      <w:r w:rsidRPr="00D41945">
        <w:rPr>
          <w:rFonts w:ascii="Arial" w:hAnsi="Arial"/>
          <w:i/>
          <w:sz w:val="24"/>
          <w:lang w:val="es-MX"/>
        </w:rPr>
        <w:t>la</w:t>
      </w:r>
      <w:r w:rsidRPr="00D41945">
        <w:rPr>
          <w:rFonts w:ascii="Arial" w:hAnsi="Arial"/>
          <w:i/>
          <w:spacing w:val="-1"/>
          <w:sz w:val="24"/>
          <w:lang w:val="es-MX"/>
        </w:rPr>
        <w:t xml:space="preserve"> </w:t>
      </w:r>
      <w:r w:rsidRPr="00D41945">
        <w:rPr>
          <w:rFonts w:ascii="Arial" w:hAnsi="Arial"/>
          <w:i/>
          <w:sz w:val="24"/>
          <w:lang w:val="es-MX"/>
        </w:rPr>
        <w:t>notificación</w:t>
      </w:r>
      <w:r w:rsidRPr="00D41945">
        <w:rPr>
          <w:rFonts w:ascii="Arial" w:hAnsi="Arial"/>
          <w:i/>
          <w:spacing w:val="-1"/>
          <w:sz w:val="24"/>
          <w:lang w:val="es-MX"/>
        </w:rPr>
        <w:t xml:space="preserve"> </w:t>
      </w:r>
      <w:r w:rsidRPr="00D41945">
        <w:rPr>
          <w:rFonts w:ascii="Arial" w:hAnsi="Arial"/>
          <w:i/>
          <w:sz w:val="24"/>
          <w:lang w:val="es-MX"/>
        </w:rPr>
        <w:t>de</w:t>
      </w:r>
      <w:r w:rsidRPr="00D41945">
        <w:rPr>
          <w:rFonts w:ascii="Arial" w:hAnsi="Arial"/>
          <w:i/>
          <w:spacing w:val="-1"/>
          <w:sz w:val="24"/>
          <w:lang w:val="es-MX"/>
        </w:rPr>
        <w:t xml:space="preserve"> </w:t>
      </w:r>
      <w:r w:rsidRPr="00D41945">
        <w:rPr>
          <w:rFonts w:ascii="Arial" w:hAnsi="Arial"/>
          <w:i/>
          <w:sz w:val="24"/>
          <w:lang w:val="es-MX"/>
        </w:rPr>
        <w:t>estos</w:t>
      </w:r>
      <w:r w:rsidRPr="00D41945">
        <w:rPr>
          <w:rFonts w:ascii="Arial" w:hAnsi="Arial"/>
          <w:i/>
          <w:spacing w:val="-1"/>
          <w:sz w:val="24"/>
          <w:lang w:val="es-MX"/>
        </w:rPr>
        <w:t xml:space="preserve"> </w:t>
      </w:r>
      <w:r w:rsidRPr="00D41945">
        <w:rPr>
          <w:rFonts w:ascii="Arial" w:hAnsi="Arial"/>
          <w:i/>
          <w:sz w:val="24"/>
          <w:lang w:val="es-MX"/>
        </w:rPr>
        <w:t>puntos</w:t>
      </w:r>
      <w:r w:rsidRPr="00D41945">
        <w:rPr>
          <w:rFonts w:ascii="Arial" w:hAnsi="Arial"/>
          <w:i/>
          <w:spacing w:val="-1"/>
          <w:sz w:val="24"/>
          <w:lang w:val="es-MX"/>
        </w:rPr>
        <w:t xml:space="preserve"> </w:t>
      </w:r>
      <w:r w:rsidRPr="00D41945">
        <w:rPr>
          <w:rFonts w:ascii="Arial" w:hAnsi="Arial"/>
          <w:i/>
          <w:sz w:val="24"/>
          <w:lang w:val="es-MX"/>
        </w:rPr>
        <w:t>resolutivos</w:t>
      </w:r>
      <w:r w:rsidRPr="00D41945">
        <w:rPr>
          <w:rFonts w:ascii="Arial" w:hAnsi="Arial"/>
          <w:i/>
          <w:spacing w:val="-1"/>
          <w:sz w:val="24"/>
          <w:lang w:val="es-MX"/>
        </w:rPr>
        <w:t xml:space="preserve"> </w:t>
      </w:r>
      <w:r w:rsidRPr="00D41945">
        <w:rPr>
          <w:rFonts w:ascii="Arial" w:hAnsi="Arial"/>
          <w:i/>
          <w:sz w:val="24"/>
          <w:lang w:val="es-MX"/>
        </w:rPr>
        <w:t>al</w:t>
      </w:r>
      <w:r w:rsidRPr="00D41945">
        <w:rPr>
          <w:rFonts w:ascii="Arial" w:hAnsi="Arial"/>
          <w:i/>
          <w:spacing w:val="-2"/>
          <w:sz w:val="24"/>
          <w:lang w:val="es-MX"/>
        </w:rPr>
        <w:t xml:space="preserve"> </w:t>
      </w:r>
      <w:r w:rsidRPr="00D41945">
        <w:rPr>
          <w:rFonts w:ascii="Arial" w:hAnsi="Arial"/>
          <w:i/>
          <w:sz w:val="24"/>
          <w:lang w:val="es-MX"/>
        </w:rPr>
        <w:t>Congreso</w:t>
      </w:r>
      <w:r w:rsidRPr="00D41945">
        <w:rPr>
          <w:rFonts w:ascii="Arial" w:hAnsi="Arial"/>
          <w:i/>
          <w:spacing w:val="-1"/>
          <w:sz w:val="24"/>
          <w:lang w:val="es-MX"/>
        </w:rPr>
        <w:t xml:space="preserve"> </w:t>
      </w:r>
      <w:r w:rsidRPr="00D41945">
        <w:rPr>
          <w:rFonts w:ascii="Arial" w:hAnsi="Arial"/>
          <w:i/>
          <w:sz w:val="24"/>
          <w:lang w:val="es-MX"/>
        </w:rPr>
        <w:t>del</w:t>
      </w:r>
      <w:r w:rsidRPr="00D41945">
        <w:rPr>
          <w:rFonts w:ascii="Arial" w:hAnsi="Arial"/>
          <w:i/>
          <w:spacing w:val="-1"/>
          <w:sz w:val="24"/>
          <w:lang w:val="es-MX"/>
        </w:rPr>
        <w:t xml:space="preserve"> </w:t>
      </w:r>
      <w:r w:rsidRPr="00D41945">
        <w:rPr>
          <w:rFonts w:ascii="Arial" w:hAnsi="Arial"/>
          <w:i/>
          <w:sz w:val="24"/>
          <w:lang w:val="es-MX"/>
        </w:rPr>
        <w:t>Estado</w:t>
      </w:r>
      <w:r w:rsidRPr="00D41945">
        <w:rPr>
          <w:rFonts w:ascii="Arial" w:hAnsi="Arial"/>
          <w:i/>
          <w:spacing w:val="-1"/>
          <w:sz w:val="24"/>
          <w:lang w:val="es-MX"/>
        </w:rPr>
        <w:t xml:space="preserve"> </w:t>
      </w:r>
      <w:r w:rsidRPr="00D41945">
        <w:rPr>
          <w:rFonts w:ascii="Arial" w:hAnsi="Arial"/>
          <w:i/>
          <w:sz w:val="24"/>
          <w:lang w:val="es-MX"/>
        </w:rPr>
        <w:t>de</w:t>
      </w:r>
      <w:r w:rsidRPr="00D41945">
        <w:rPr>
          <w:rFonts w:ascii="Arial" w:hAnsi="Arial"/>
          <w:i/>
          <w:spacing w:val="-1"/>
          <w:sz w:val="24"/>
          <w:lang w:val="es-MX"/>
        </w:rPr>
        <w:t xml:space="preserve"> </w:t>
      </w:r>
      <w:r w:rsidRPr="00D41945">
        <w:rPr>
          <w:rFonts w:ascii="Arial" w:hAnsi="Arial"/>
          <w:i/>
          <w:sz w:val="24"/>
          <w:lang w:val="es-MX"/>
        </w:rPr>
        <w:t>Puebla,</w:t>
      </w:r>
      <w:r w:rsidRPr="00D41945">
        <w:rPr>
          <w:rFonts w:ascii="Arial" w:hAnsi="Arial"/>
          <w:i/>
          <w:spacing w:val="-1"/>
          <w:sz w:val="24"/>
          <w:lang w:val="es-MX"/>
        </w:rPr>
        <w:t xml:space="preserve"> </w:t>
      </w:r>
      <w:r w:rsidRPr="00D41945">
        <w:rPr>
          <w:rFonts w:ascii="Arial" w:hAnsi="Arial"/>
          <w:i/>
          <w:sz w:val="24"/>
          <w:lang w:val="es-MX"/>
        </w:rPr>
        <w:t>en</w:t>
      </w:r>
      <w:r w:rsidRPr="00D41945">
        <w:rPr>
          <w:rFonts w:ascii="Arial" w:hAnsi="Arial"/>
          <w:i/>
          <w:spacing w:val="-1"/>
          <w:sz w:val="24"/>
          <w:lang w:val="es-MX"/>
        </w:rPr>
        <w:t xml:space="preserve"> </w:t>
      </w:r>
      <w:r w:rsidRPr="00D41945">
        <w:rPr>
          <w:rFonts w:ascii="Arial" w:hAnsi="Arial"/>
          <w:i/>
          <w:sz w:val="24"/>
          <w:lang w:val="es-MX"/>
        </w:rPr>
        <w:t>la</w:t>
      </w:r>
      <w:r w:rsidRPr="00D41945">
        <w:rPr>
          <w:rFonts w:ascii="Arial" w:hAnsi="Arial"/>
          <w:i/>
          <w:spacing w:val="-1"/>
          <w:sz w:val="24"/>
          <w:lang w:val="es-MX"/>
        </w:rPr>
        <w:t xml:space="preserve"> </w:t>
      </w:r>
      <w:r w:rsidRPr="00D41945">
        <w:rPr>
          <w:rFonts w:ascii="Arial" w:hAnsi="Arial"/>
          <w:i/>
          <w:sz w:val="24"/>
          <w:lang w:val="es-MX"/>
        </w:rPr>
        <w:t>inteligencia</w:t>
      </w:r>
      <w:r w:rsidRPr="00D41945">
        <w:rPr>
          <w:rFonts w:ascii="Arial" w:hAnsi="Arial"/>
          <w:i/>
          <w:spacing w:val="-65"/>
          <w:sz w:val="24"/>
          <w:lang w:val="es-MX"/>
        </w:rPr>
        <w:t xml:space="preserve"> </w:t>
      </w:r>
      <w:r w:rsidRPr="00D41945">
        <w:rPr>
          <w:rFonts w:ascii="Arial" w:hAnsi="Arial"/>
          <w:i/>
          <w:sz w:val="24"/>
          <w:lang w:val="es-MX"/>
        </w:rPr>
        <w:t>de</w:t>
      </w:r>
      <w:r w:rsidRPr="00D41945">
        <w:rPr>
          <w:rFonts w:ascii="Arial" w:hAnsi="Arial"/>
          <w:i/>
          <w:spacing w:val="1"/>
          <w:sz w:val="24"/>
          <w:lang w:val="es-MX"/>
        </w:rPr>
        <w:t xml:space="preserve"> </w:t>
      </w:r>
      <w:r w:rsidRPr="00D41945">
        <w:rPr>
          <w:rFonts w:ascii="Arial" w:hAnsi="Arial"/>
          <w:i/>
          <w:sz w:val="24"/>
          <w:lang w:val="es-MX"/>
        </w:rPr>
        <w:t>que,</w:t>
      </w:r>
      <w:r w:rsidRPr="00D41945">
        <w:rPr>
          <w:rFonts w:ascii="Arial" w:hAnsi="Arial"/>
          <w:i/>
          <w:spacing w:val="1"/>
          <w:sz w:val="24"/>
          <w:lang w:val="es-MX"/>
        </w:rPr>
        <w:t xml:space="preserve"> </w:t>
      </w:r>
      <w:r w:rsidRPr="00D41945">
        <w:rPr>
          <w:rFonts w:ascii="Arial" w:hAnsi="Arial"/>
          <w:i/>
          <w:sz w:val="24"/>
          <w:lang w:val="es-MX"/>
        </w:rPr>
        <w:t>dentro</w:t>
      </w:r>
      <w:r w:rsidRPr="00D41945">
        <w:rPr>
          <w:rFonts w:ascii="Arial" w:hAnsi="Arial"/>
          <w:i/>
          <w:spacing w:val="1"/>
          <w:sz w:val="24"/>
          <w:lang w:val="es-MX"/>
        </w:rPr>
        <w:t xml:space="preserve"> </w:t>
      </w:r>
      <w:r w:rsidRPr="00D41945">
        <w:rPr>
          <w:rFonts w:ascii="Arial" w:hAnsi="Arial"/>
          <w:i/>
          <w:sz w:val="24"/>
          <w:lang w:val="es-MX"/>
        </w:rPr>
        <w:t>del</w:t>
      </w:r>
      <w:r w:rsidRPr="00D41945">
        <w:rPr>
          <w:rFonts w:ascii="Arial" w:hAnsi="Arial"/>
          <w:i/>
          <w:spacing w:val="1"/>
          <w:sz w:val="24"/>
          <w:lang w:val="es-MX"/>
        </w:rPr>
        <w:t xml:space="preserve"> </w:t>
      </w:r>
      <w:r w:rsidRPr="00D41945">
        <w:rPr>
          <w:rFonts w:ascii="Arial" w:hAnsi="Arial"/>
          <w:i/>
          <w:sz w:val="24"/>
          <w:lang w:val="es-MX"/>
        </w:rPr>
        <w:t>referido</w:t>
      </w:r>
      <w:r w:rsidRPr="00D41945">
        <w:rPr>
          <w:rFonts w:ascii="Arial" w:hAnsi="Arial"/>
          <w:i/>
          <w:spacing w:val="1"/>
          <w:sz w:val="24"/>
          <w:lang w:val="es-MX"/>
        </w:rPr>
        <w:t xml:space="preserve"> </w:t>
      </w:r>
      <w:r w:rsidRPr="00D41945">
        <w:rPr>
          <w:rFonts w:ascii="Arial" w:hAnsi="Arial"/>
          <w:i/>
          <w:sz w:val="24"/>
          <w:lang w:val="es-MX"/>
        </w:rPr>
        <w:t>plazo,</w:t>
      </w:r>
      <w:r w:rsidRPr="00D41945">
        <w:rPr>
          <w:rFonts w:ascii="Arial" w:hAnsi="Arial"/>
          <w:i/>
          <w:spacing w:val="1"/>
          <w:sz w:val="24"/>
          <w:lang w:val="es-MX"/>
        </w:rPr>
        <w:t xml:space="preserve"> </w:t>
      </w:r>
      <w:r w:rsidRPr="00D41945">
        <w:rPr>
          <w:rFonts w:ascii="Arial" w:hAnsi="Arial"/>
          <w:i/>
          <w:sz w:val="24"/>
          <w:lang w:val="es-MX"/>
        </w:rPr>
        <w:t>previo</w:t>
      </w:r>
      <w:r w:rsidRPr="00D41945">
        <w:rPr>
          <w:rFonts w:ascii="Arial" w:hAnsi="Arial"/>
          <w:i/>
          <w:spacing w:val="1"/>
          <w:sz w:val="24"/>
          <w:lang w:val="es-MX"/>
        </w:rPr>
        <w:t xml:space="preserve"> </w:t>
      </w:r>
      <w:r w:rsidRPr="00D41945">
        <w:rPr>
          <w:rFonts w:ascii="Arial" w:hAnsi="Arial"/>
          <w:i/>
          <w:sz w:val="24"/>
          <w:lang w:val="es-MX"/>
        </w:rPr>
        <w:t>desarrollo</w:t>
      </w:r>
      <w:r w:rsidRPr="00D41945">
        <w:rPr>
          <w:rFonts w:ascii="Arial" w:hAnsi="Arial"/>
          <w:i/>
          <w:spacing w:val="1"/>
          <w:sz w:val="24"/>
          <w:lang w:val="es-MX"/>
        </w:rPr>
        <w:t xml:space="preserve"> </w:t>
      </w:r>
      <w:r w:rsidRPr="00D41945">
        <w:rPr>
          <w:rFonts w:ascii="Arial" w:hAnsi="Arial"/>
          <w:i/>
          <w:sz w:val="24"/>
          <w:lang w:val="es-MX"/>
        </w:rPr>
        <w:t>de</w:t>
      </w:r>
      <w:r w:rsidRPr="00D41945">
        <w:rPr>
          <w:rFonts w:ascii="Arial" w:hAnsi="Arial"/>
          <w:i/>
          <w:spacing w:val="1"/>
          <w:sz w:val="24"/>
          <w:lang w:val="es-MX"/>
        </w:rPr>
        <w:t xml:space="preserve"> </w:t>
      </w:r>
      <w:r w:rsidRPr="00D41945">
        <w:rPr>
          <w:rFonts w:ascii="Arial" w:hAnsi="Arial"/>
          <w:i/>
          <w:sz w:val="24"/>
          <w:lang w:val="es-MX"/>
        </w:rPr>
        <w:t>la</w:t>
      </w:r>
      <w:r w:rsidRPr="00D41945">
        <w:rPr>
          <w:rFonts w:ascii="Arial" w:hAnsi="Arial"/>
          <w:i/>
          <w:spacing w:val="1"/>
          <w:sz w:val="24"/>
          <w:lang w:val="es-MX"/>
        </w:rPr>
        <w:t xml:space="preserve"> </w:t>
      </w:r>
      <w:r w:rsidRPr="00D41945">
        <w:rPr>
          <w:rFonts w:ascii="Arial" w:hAnsi="Arial"/>
          <w:i/>
          <w:sz w:val="24"/>
          <w:lang w:val="es-MX"/>
        </w:rPr>
        <w:t>respectiva</w:t>
      </w:r>
      <w:r w:rsidRPr="00D41945">
        <w:rPr>
          <w:rFonts w:ascii="Arial" w:hAnsi="Arial"/>
          <w:i/>
          <w:spacing w:val="1"/>
          <w:sz w:val="24"/>
          <w:lang w:val="es-MX"/>
        </w:rPr>
        <w:t xml:space="preserve"> </w:t>
      </w:r>
      <w:r w:rsidRPr="00D41945">
        <w:rPr>
          <w:rFonts w:ascii="Arial" w:hAnsi="Arial"/>
          <w:i/>
          <w:sz w:val="24"/>
          <w:lang w:val="es-MX"/>
        </w:rPr>
        <w:t>consulta</w:t>
      </w:r>
      <w:r w:rsidRPr="00D41945">
        <w:rPr>
          <w:rFonts w:ascii="Arial" w:hAnsi="Arial"/>
          <w:i/>
          <w:spacing w:val="1"/>
          <w:sz w:val="24"/>
          <w:lang w:val="es-MX"/>
        </w:rPr>
        <w:t xml:space="preserve"> </w:t>
      </w:r>
      <w:r w:rsidRPr="00D41945">
        <w:rPr>
          <w:rFonts w:ascii="Arial" w:hAnsi="Arial"/>
          <w:i/>
          <w:sz w:val="24"/>
          <w:lang w:val="es-MX"/>
        </w:rPr>
        <w:t>indígena</w:t>
      </w:r>
      <w:r w:rsidRPr="00D41945">
        <w:rPr>
          <w:rFonts w:ascii="Arial" w:hAnsi="Arial"/>
          <w:i/>
          <w:spacing w:val="1"/>
          <w:sz w:val="24"/>
          <w:lang w:val="es-MX"/>
        </w:rPr>
        <w:t xml:space="preserve"> </w:t>
      </w:r>
      <w:r w:rsidRPr="00D41945">
        <w:rPr>
          <w:rFonts w:ascii="Arial" w:hAnsi="Arial"/>
          <w:i/>
          <w:sz w:val="24"/>
          <w:lang w:val="es-MX"/>
        </w:rPr>
        <w:t>y</w:t>
      </w:r>
      <w:r w:rsidRPr="00D41945">
        <w:rPr>
          <w:rFonts w:ascii="Arial" w:hAnsi="Arial"/>
          <w:i/>
          <w:spacing w:val="1"/>
          <w:sz w:val="24"/>
          <w:lang w:val="es-MX"/>
        </w:rPr>
        <w:t xml:space="preserve"> </w:t>
      </w:r>
      <w:r w:rsidRPr="00D41945">
        <w:rPr>
          <w:rFonts w:ascii="Arial" w:hAnsi="Arial"/>
          <w:i/>
          <w:sz w:val="24"/>
          <w:lang w:val="es-MX"/>
        </w:rPr>
        <w:t>afromexicana, ese Congreso deberá legislar en los términos precisados en los considerandos</w:t>
      </w:r>
      <w:r w:rsidRPr="00D41945">
        <w:rPr>
          <w:rFonts w:ascii="Arial" w:hAnsi="Arial"/>
          <w:i/>
          <w:spacing w:val="1"/>
          <w:sz w:val="24"/>
          <w:lang w:val="es-MX"/>
        </w:rPr>
        <w:t xml:space="preserve"> </w:t>
      </w:r>
      <w:r w:rsidRPr="00D41945">
        <w:rPr>
          <w:rFonts w:ascii="Arial" w:hAnsi="Arial"/>
          <w:i/>
          <w:sz w:val="24"/>
          <w:lang w:val="es-MX"/>
        </w:rPr>
        <w:t>sexto</w:t>
      </w:r>
      <w:r w:rsidRPr="00D41945">
        <w:rPr>
          <w:rFonts w:ascii="Arial" w:hAnsi="Arial"/>
          <w:i/>
          <w:spacing w:val="-1"/>
          <w:sz w:val="24"/>
          <w:lang w:val="es-MX"/>
        </w:rPr>
        <w:t xml:space="preserve"> </w:t>
      </w:r>
      <w:r w:rsidRPr="00D41945">
        <w:rPr>
          <w:rFonts w:ascii="Arial" w:hAnsi="Arial"/>
          <w:i/>
          <w:sz w:val="24"/>
          <w:lang w:val="es-MX"/>
        </w:rPr>
        <w:t>y séptimo de esta ejecutoria.</w:t>
      </w:r>
      <w:r w:rsidRPr="00D41945">
        <w:rPr>
          <w:rFonts w:ascii="Arial" w:hAnsi="Arial"/>
          <w:i/>
          <w:spacing w:val="-1"/>
          <w:sz w:val="24"/>
          <w:lang w:val="es-MX"/>
        </w:rPr>
        <w:t xml:space="preserve"> </w:t>
      </w:r>
      <w:r w:rsidRPr="00D41945">
        <w:rPr>
          <w:rFonts w:ascii="Arial" w:hAnsi="Arial"/>
          <w:i/>
          <w:sz w:val="24"/>
          <w:lang w:val="es-MX"/>
        </w:rPr>
        <w:t>[...]”</w:t>
      </w:r>
      <w:r w:rsidRPr="00D41945">
        <w:rPr>
          <w:rFonts w:ascii="Arial" w:hAnsi="Arial"/>
          <w:i/>
          <w:spacing w:val="1"/>
          <w:sz w:val="24"/>
          <w:lang w:val="es-MX"/>
        </w:rPr>
        <w:t xml:space="preserve"> </w:t>
      </w:r>
      <w:r w:rsidRPr="00D41945">
        <w:rPr>
          <w:rFonts w:ascii="Arial" w:hAnsi="Arial"/>
          <w:i/>
          <w:sz w:val="24"/>
          <w:vertAlign w:val="superscript"/>
          <w:lang w:val="es-MX"/>
        </w:rPr>
        <w:t>18</w:t>
      </w:r>
    </w:p>
    <w:p w14:paraId="156A8E42" w14:textId="77777777" w:rsidR="00EF0426" w:rsidRPr="00D41945" w:rsidRDefault="00EF0426">
      <w:pPr>
        <w:jc w:val="both"/>
        <w:rPr>
          <w:rFonts w:ascii="Calibri" w:hAnsi="Calibri"/>
          <w:sz w:val="20"/>
          <w:lang w:val="es-MX"/>
        </w:rPr>
      </w:pPr>
    </w:p>
    <w:p w14:paraId="33E04940" w14:textId="77777777" w:rsidR="00EF0426" w:rsidRPr="00D41945" w:rsidRDefault="008F73EB">
      <w:pPr>
        <w:pStyle w:val="Textoindependiente"/>
        <w:spacing w:before="1" w:line="276" w:lineRule="auto"/>
        <w:ind w:left="112" w:right="110"/>
        <w:jc w:val="both"/>
        <w:rPr>
          <w:lang w:val="es-MX"/>
        </w:rPr>
      </w:pPr>
      <w:r w:rsidRPr="00D41945">
        <w:rPr>
          <w:lang w:val="es-MX"/>
        </w:rPr>
        <w:t>De igual forma, la Suprema Corte de Justicia de la Nación, dicto resolución relativa a la Acción</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Inconstitucionalidad</w:t>
      </w:r>
      <w:r w:rsidRPr="00D41945">
        <w:rPr>
          <w:spacing w:val="-1"/>
          <w:lang w:val="es-MX"/>
        </w:rPr>
        <w:t xml:space="preserve"> </w:t>
      </w:r>
      <w:r w:rsidRPr="00D41945">
        <w:rPr>
          <w:lang w:val="es-MX"/>
        </w:rPr>
        <w:t>131/2020 y su acumulada 186/2020,</w:t>
      </w:r>
      <w:r w:rsidRPr="00D41945">
        <w:rPr>
          <w:spacing w:val="-1"/>
          <w:lang w:val="es-MX"/>
        </w:rPr>
        <w:t xml:space="preserve"> </w:t>
      </w:r>
      <w:r w:rsidRPr="00D41945">
        <w:rPr>
          <w:lang w:val="es-MX"/>
        </w:rPr>
        <w:t>bajo los resolutivos siguientes:</w:t>
      </w:r>
    </w:p>
    <w:p w14:paraId="3E66FCD5" w14:textId="77777777" w:rsidR="00EF0426" w:rsidRPr="00D41945" w:rsidRDefault="00EF0426">
      <w:pPr>
        <w:pStyle w:val="Textoindependiente"/>
        <w:spacing w:before="9"/>
        <w:rPr>
          <w:sz w:val="20"/>
          <w:lang w:val="es-MX"/>
        </w:rPr>
      </w:pPr>
    </w:p>
    <w:p w14:paraId="0FFE5664" w14:textId="77777777" w:rsidR="00EF0426" w:rsidRPr="00D41945" w:rsidRDefault="008F73EB">
      <w:pPr>
        <w:spacing w:line="276" w:lineRule="auto"/>
        <w:ind w:left="112" w:right="109"/>
        <w:jc w:val="both"/>
        <w:rPr>
          <w:rFonts w:ascii="Arial" w:hAnsi="Arial"/>
          <w:i/>
          <w:sz w:val="24"/>
          <w:lang w:val="es-MX"/>
        </w:rPr>
      </w:pPr>
      <w:proofErr w:type="gramStart"/>
      <w:r w:rsidRPr="00D41945">
        <w:rPr>
          <w:rFonts w:ascii="Arial" w:hAnsi="Arial"/>
          <w:i/>
          <w:sz w:val="24"/>
          <w:lang w:val="es-MX"/>
        </w:rPr>
        <w:t>“ [...]</w:t>
      </w:r>
      <w:proofErr w:type="gramEnd"/>
      <w:r w:rsidRPr="00D41945">
        <w:rPr>
          <w:rFonts w:ascii="Arial" w:hAnsi="Arial"/>
          <w:i/>
          <w:sz w:val="24"/>
          <w:lang w:val="es-MX"/>
        </w:rPr>
        <w:t xml:space="preserve"> SEGUNDO. Se declara la invalidez de los artículos 46, 47, 48 y del 51 al 56 de la Ley de</w:t>
      </w:r>
      <w:r w:rsidRPr="00D41945">
        <w:rPr>
          <w:rFonts w:ascii="Arial" w:hAnsi="Arial"/>
          <w:i/>
          <w:spacing w:val="1"/>
          <w:sz w:val="24"/>
          <w:lang w:val="es-MX"/>
        </w:rPr>
        <w:t xml:space="preserve"> </w:t>
      </w:r>
      <w:r w:rsidRPr="00D41945">
        <w:rPr>
          <w:rFonts w:ascii="Arial" w:hAnsi="Arial"/>
          <w:i/>
          <w:sz w:val="24"/>
          <w:lang w:val="es-MX"/>
        </w:rPr>
        <w:t>Educación del Estado de Puebla, publicada en el Periódico Oficial de dicha entidad federativa el</w:t>
      </w:r>
      <w:r w:rsidRPr="00D41945">
        <w:rPr>
          <w:rFonts w:ascii="Arial" w:hAnsi="Arial"/>
          <w:i/>
          <w:spacing w:val="-64"/>
          <w:sz w:val="24"/>
          <w:lang w:val="es-MX"/>
        </w:rPr>
        <w:t xml:space="preserve"> </w:t>
      </w:r>
      <w:r w:rsidRPr="00D41945">
        <w:rPr>
          <w:rFonts w:ascii="Arial" w:hAnsi="Arial"/>
          <w:i/>
          <w:sz w:val="24"/>
          <w:lang w:val="es-MX"/>
        </w:rPr>
        <w:t>dieciocho</w:t>
      </w:r>
      <w:r w:rsidRPr="00D41945">
        <w:rPr>
          <w:rFonts w:ascii="Arial" w:hAnsi="Arial"/>
          <w:i/>
          <w:spacing w:val="-15"/>
          <w:sz w:val="24"/>
          <w:lang w:val="es-MX"/>
        </w:rPr>
        <w:t xml:space="preserve"> </w:t>
      </w:r>
      <w:r w:rsidRPr="00D41945">
        <w:rPr>
          <w:rFonts w:ascii="Arial" w:hAnsi="Arial"/>
          <w:i/>
          <w:sz w:val="24"/>
          <w:lang w:val="es-MX"/>
        </w:rPr>
        <w:t>de</w:t>
      </w:r>
      <w:r w:rsidRPr="00D41945">
        <w:rPr>
          <w:rFonts w:ascii="Arial" w:hAnsi="Arial"/>
          <w:i/>
          <w:spacing w:val="-14"/>
          <w:sz w:val="24"/>
          <w:lang w:val="es-MX"/>
        </w:rPr>
        <w:t xml:space="preserve"> </w:t>
      </w:r>
      <w:r w:rsidRPr="00D41945">
        <w:rPr>
          <w:rFonts w:ascii="Arial" w:hAnsi="Arial"/>
          <w:i/>
          <w:sz w:val="24"/>
          <w:lang w:val="es-MX"/>
        </w:rPr>
        <w:t>mayo</w:t>
      </w:r>
      <w:r w:rsidRPr="00D41945">
        <w:rPr>
          <w:rFonts w:ascii="Arial" w:hAnsi="Arial"/>
          <w:i/>
          <w:spacing w:val="-14"/>
          <w:sz w:val="24"/>
          <w:lang w:val="es-MX"/>
        </w:rPr>
        <w:t xml:space="preserve"> </w:t>
      </w:r>
      <w:r w:rsidRPr="00D41945">
        <w:rPr>
          <w:rFonts w:ascii="Arial" w:hAnsi="Arial"/>
          <w:i/>
          <w:sz w:val="24"/>
          <w:lang w:val="es-MX"/>
        </w:rPr>
        <w:t>de</w:t>
      </w:r>
      <w:r w:rsidRPr="00D41945">
        <w:rPr>
          <w:rFonts w:ascii="Arial" w:hAnsi="Arial"/>
          <w:i/>
          <w:spacing w:val="-14"/>
          <w:sz w:val="24"/>
          <w:lang w:val="es-MX"/>
        </w:rPr>
        <w:t xml:space="preserve"> </w:t>
      </w:r>
      <w:r w:rsidRPr="00D41945">
        <w:rPr>
          <w:rFonts w:ascii="Arial" w:hAnsi="Arial"/>
          <w:i/>
          <w:sz w:val="24"/>
          <w:lang w:val="es-MX"/>
        </w:rPr>
        <w:t>dos</w:t>
      </w:r>
      <w:r w:rsidRPr="00D41945">
        <w:rPr>
          <w:rFonts w:ascii="Arial" w:hAnsi="Arial"/>
          <w:i/>
          <w:spacing w:val="-14"/>
          <w:sz w:val="24"/>
          <w:lang w:val="es-MX"/>
        </w:rPr>
        <w:t xml:space="preserve"> </w:t>
      </w:r>
      <w:r w:rsidRPr="00D41945">
        <w:rPr>
          <w:rFonts w:ascii="Arial" w:hAnsi="Arial"/>
          <w:i/>
          <w:sz w:val="24"/>
          <w:lang w:val="es-MX"/>
        </w:rPr>
        <w:t>mil</w:t>
      </w:r>
      <w:r w:rsidRPr="00D41945">
        <w:rPr>
          <w:rFonts w:ascii="Arial" w:hAnsi="Arial"/>
          <w:i/>
          <w:spacing w:val="-14"/>
          <w:sz w:val="24"/>
          <w:lang w:val="es-MX"/>
        </w:rPr>
        <w:t xml:space="preserve"> </w:t>
      </w:r>
      <w:r w:rsidRPr="00D41945">
        <w:rPr>
          <w:rFonts w:ascii="Arial" w:hAnsi="Arial"/>
          <w:i/>
          <w:sz w:val="24"/>
          <w:lang w:val="es-MX"/>
        </w:rPr>
        <w:t>veinte,</w:t>
      </w:r>
      <w:r w:rsidRPr="00D41945">
        <w:rPr>
          <w:rFonts w:ascii="Arial" w:hAnsi="Arial"/>
          <w:i/>
          <w:spacing w:val="-14"/>
          <w:sz w:val="24"/>
          <w:lang w:val="es-MX"/>
        </w:rPr>
        <w:t xml:space="preserve"> </w:t>
      </w:r>
      <w:r w:rsidRPr="00D41945">
        <w:rPr>
          <w:rFonts w:ascii="Arial" w:hAnsi="Arial"/>
          <w:i/>
          <w:sz w:val="24"/>
          <w:lang w:val="es-MX"/>
        </w:rPr>
        <w:t>de</w:t>
      </w:r>
      <w:r w:rsidRPr="00D41945">
        <w:rPr>
          <w:rFonts w:ascii="Arial" w:hAnsi="Arial"/>
          <w:i/>
          <w:spacing w:val="-14"/>
          <w:sz w:val="24"/>
          <w:lang w:val="es-MX"/>
        </w:rPr>
        <w:t xml:space="preserve"> </w:t>
      </w:r>
      <w:r w:rsidRPr="00D41945">
        <w:rPr>
          <w:rFonts w:ascii="Arial" w:hAnsi="Arial"/>
          <w:i/>
          <w:sz w:val="24"/>
          <w:lang w:val="es-MX"/>
        </w:rPr>
        <w:t>conformidad</w:t>
      </w:r>
      <w:r w:rsidRPr="00D41945">
        <w:rPr>
          <w:rFonts w:ascii="Arial" w:hAnsi="Arial"/>
          <w:i/>
          <w:spacing w:val="-14"/>
          <w:sz w:val="24"/>
          <w:lang w:val="es-MX"/>
        </w:rPr>
        <w:t xml:space="preserve"> </w:t>
      </w:r>
      <w:r w:rsidRPr="00D41945">
        <w:rPr>
          <w:rFonts w:ascii="Arial" w:hAnsi="Arial"/>
          <w:i/>
          <w:sz w:val="24"/>
          <w:lang w:val="es-MX"/>
        </w:rPr>
        <w:t>con</w:t>
      </w:r>
      <w:r w:rsidRPr="00D41945">
        <w:rPr>
          <w:rFonts w:ascii="Arial" w:hAnsi="Arial"/>
          <w:i/>
          <w:spacing w:val="-14"/>
          <w:sz w:val="24"/>
          <w:lang w:val="es-MX"/>
        </w:rPr>
        <w:t xml:space="preserve"> </w:t>
      </w:r>
      <w:r w:rsidRPr="00D41945">
        <w:rPr>
          <w:rFonts w:ascii="Arial" w:hAnsi="Arial"/>
          <w:i/>
          <w:sz w:val="24"/>
          <w:lang w:val="es-MX"/>
        </w:rPr>
        <w:t>lo</w:t>
      </w:r>
      <w:r w:rsidRPr="00D41945">
        <w:rPr>
          <w:rFonts w:ascii="Arial" w:hAnsi="Arial"/>
          <w:i/>
          <w:spacing w:val="-14"/>
          <w:sz w:val="24"/>
          <w:lang w:val="es-MX"/>
        </w:rPr>
        <w:t xml:space="preserve"> </w:t>
      </w:r>
      <w:r w:rsidRPr="00D41945">
        <w:rPr>
          <w:rFonts w:ascii="Arial" w:hAnsi="Arial"/>
          <w:i/>
          <w:sz w:val="24"/>
          <w:lang w:val="es-MX"/>
        </w:rPr>
        <w:t>establecido</w:t>
      </w:r>
      <w:r w:rsidRPr="00D41945">
        <w:rPr>
          <w:rFonts w:ascii="Arial" w:hAnsi="Arial"/>
          <w:i/>
          <w:spacing w:val="-14"/>
          <w:sz w:val="24"/>
          <w:lang w:val="es-MX"/>
        </w:rPr>
        <w:t xml:space="preserve"> </w:t>
      </w:r>
      <w:r w:rsidRPr="00D41945">
        <w:rPr>
          <w:rFonts w:ascii="Arial" w:hAnsi="Arial"/>
          <w:i/>
          <w:sz w:val="24"/>
          <w:lang w:val="es-MX"/>
        </w:rPr>
        <w:t>en</w:t>
      </w:r>
      <w:r w:rsidRPr="00D41945">
        <w:rPr>
          <w:rFonts w:ascii="Arial" w:hAnsi="Arial"/>
          <w:i/>
          <w:spacing w:val="-14"/>
          <w:sz w:val="24"/>
          <w:lang w:val="es-MX"/>
        </w:rPr>
        <w:t xml:space="preserve"> </w:t>
      </w:r>
      <w:r w:rsidRPr="00D41945">
        <w:rPr>
          <w:rFonts w:ascii="Arial" w:hAnsi="Arial"/>
          <w:i/>
          <w:sz w:val="24"/>
          <w:lang w:val="es-MX"/>
        </w:rPr>
        <w:t>el</w:t>
      </w:r>
      <w:r w:rsidRPr="00D41945">
        <w:rPr>
          <w:rFonts w:ascii="Arial" w:hAnsi="Arial"/>
          <w:i/>
          <w:spacing w:val="-14"/>
          <w:sz w:val="24"/>
          <w:lang w:val="es-MX"/>
        </w:rPr>
        <w:t xml:space="preserve"> </w:t>
      </w:r>
      <w:r w:rsidRPr="00D41945">
        <w:rPr>
          <w:rFonts w:ascii="Arial" w:hAnsi="Arial"/>
          <w:i/>
          <w:sz w:val="24"/>
          <w:lang w:val="es-MX"/>
        </w:rPr>
        <w:t>considerando</w:t>
      </w:r>
      <w:r w:rsidRPr="00D41945">
        <w:rPr>
          <w:rFonts w:ascii="Arial" w:hAnsi="Arial"/>
          <w:i/>
          <w:spacing w:val="-14"/>
          <w:sz w:val="24"/>
          <w:lang w:val="es-MX"/>
        </w:rPr>
        <w:t xml:space="preserve"> </w:t>
      </w:r>
      <w:r w:rsidRPr="00D41945">
        <w:rPr>
          <w:rFonts w:ascii="Arial" w:hAnsi="Arial"/>
          <w:i/>
          <w:sz w:val="24"/>
          <w:lang w:val="es-MX"/>
        </w:rPr>
        <w:t>quinto</w:t>
      </w:r>
      <w:r w:rsidRPr="00D41945">
        <w:rPr>
          <w:rFonts w:ascii="Arial" w:hAnsi="Arial"/>
          <w:i/>
          <w:spacing w:val="-65"/>
          <w:sz w:val="24"/>
          <w:lang w:val="es-MX"/>
        </w:rPr>
        <w:t xml:space="preserve"> </w:t>
      </w:r>
      <w:r w:rsidRPr="00D41945">
        <w:rPr>
          <w:rFonts w:ascii="Arial" w:hAnsi="Arial"/>
          <w:i/>
          <w:sz w:val="24"/>
          <w:lang w:val="es-MX"/>
        </w:rPr>
        <w:t>de esta</w:t>
      </w:r>
      <w:r w:rsidRPr="00D41945">
        <w:rPr>
          <w:rFonts w:ascii="Arial" w:hAnsi="Arial"/>
          <w:i/>
          <w:spacing w:val="-1"/>
          <w:sz w:val="24"/>
          <w:lang w:val="es-MX"/>
        </w:rPr>
        <w:t xml:space="preserve"> </w:t>
      </w:r>
      <w:r w:rsidRPr="00D41945">
        <w:rPr>
          <w:rFonts w:ascii="Arial" w:hAnsi="Arial"/>
          <w:i/>
          <w:sz w:val="24"/>
          <w:lang w:val="es-MX"/>
        </w:rPr>
        <w:t>decisión.</w:t>
      </w:r>
    </w:p>
    <w:p w14:paraId="2B44FA18" w14:textId="77777777" w:rsidR="00EF0426" w:rsidRPr="00D41945" w:rsidRDefault="00EF0426">
      <w:pPr>
        <w:pStyle w:val="Textoindependiente"/>
        <w:spacing w:before="1"/>
        <w:rPr>
          <w:rFonts w:ascii="Arial"/>
          <w:i/>
          <w:sz w:val="21"/>
          <w:lang w:val="es-MX"/>
        </w:rPr>
      </w:pPr>
    </w:p>
    <w:p w14:paraId="103B344D" w14:textId="77777777" w:rsidR="00EF0426" w:rsidRPr="00D41945" w:rsidRDefault="008F73EB">
      <w:pPr>
        <w:spacing w:line="276" w:lineRule="auto"/>
        <w:ind w:left="112" w:right="109"/>
        <w:jc w:val="both"/>
        <w:rPr>
          <w:sz w:val="24"/>
          <w:lang w:val="es-MX"/>
        </w:rPr>
      </w:pPr>
      <w:r w:rsidRPr="00D41945">
        <w:rPr>
          <w:rFonts w:ascii="Arial" w:hAnsi="Arial"/>
          <w:i/>
          <w:sz w:val="24"/>
          <w:lang w:val="es-MX"/>
        </w:rPr>
        <w:t>TERCERO. La declaratoria de invalidez decretada surtirá sus efectos a los dieciocho meses</w:t>
      </w:r>
      <w:r w:rsidRPr="00D41945">
        <w:rPr>
          <w:rFonts w:ascii="Arial" w:hAnsi="Arial"/>
          <w:i/>
          <w:spacing w:val="1"/>
          <w:sz w:val="24"/>
          <w:lang w:val="es-MX"/>
        </w:rPr>
        <w:t xml:space="preserve"> </w:t>
      </w:r>
      <w:r w:rsidRPr="00D41945">
        <w:rPr>
          <w:rFonts w:ascii="Arial" w:hAnsi="Arial"/>
          <w:i/>
          <w:sz w:val="24"/>
          <w:lang w:val="es-MX"/>
        </w:rPr>
        <w:t>siguientes a la notificación de estos puntos resolutivos al Congreso del Estado de Puebla, en la</w:t>
      </w:r>
      <w:r w:rsidRPr="00D41945">
        <w:rPr>
          <w:rFonts w:ascii="Arial" w:hAnsi="Arial"/>
          <w:i/>
          <w:spacing w:val="1"/>
          <w:sz w:val="24"/>
          <w:lang w:val="es-MX"/>
        </w:rPr>
        <w:t xml:space="preserve"> </w:t>
      </w:r>
      <w:r w:rsidRPr="00D41945">
        <w:rPr>
          <w:rFonts w:ascii="Arial" w:hAnsi="Arial"/>
          <w:i/>
          <w:sz w:val="24"/>
          <w:lang w:val="es-MX"/>
        </w:rPr>
        <w:t>inteligencia</w:t>
      </w:r>
      <w:r w:rsidRPr="00D41945">
        <w:rPr>
          <w:rFonts w:ascii="Arial" w:hAnsi="Arial"/>
          <w:i/>
          <w:spacing w:val="-3"/>
          <w:sz w:val="24"/>
          <w:lang w:val="es-MX"/>
        </w:rPr>
        <w:t xml:space="preserve"> </w:t>
      </w:r>
      <w:r w:rsidRPr="00D41945">
        <w:rPr>
          <w:rFonts w:ascii="Arial" w:hAnsi="Arial"/>
          <w:i/>
          <w:sz w:val="24"/>
          <w:lang w:val="es-MX"/>
        </w:rPr>
        <w:t>de</w:t>
      </w:r>
      <w:r w:rsidRPr="00D41945">
        <w:rPr>
          <w:rFonts w:ascii="Arial" w:hAnsi="Arial"/>
          <w:i/>
          <w:spacing w:val="-2"/>
          <w:sz w:val="24"/>
          <w:lang w:val="es-MX"/>
        </w:rPr>
        <w:t xml:space="preserve"> </w:t>
      </w:r>
      <w:r w:rsidRPr="00D41945">
        <w:rPr>
          <w:rFonts w:ascii="Arial" w:hAnsi="Arial"/>
          <w:i/>
          <w:sz w:val="24"/>
          <w:lang w:val="es-MX"/>
        </w:rPr>
        <w:t>que,</w:t>
      </w:r>
      <w:r w:rsidRPr="00D41945">
        <w:rPr>
          <w:rFonts w:ascii="Arial" w:hAnsi="Arial"/>
          <w:i/>
          <w:spacing w:val="-2"/>
          <w:sz w:val="24"/>
          <w:lang w:val="es-MX"/>
        </w:rPr>
        <w:t xml:space="preserve"> </w:t>
      </w:r>
      <w:r w:rsidRPr="00D41945">
        <w:rPr>
          <w:rFonts w:ascii="Arial" w:hAnsi="Arial"/>
          <w:i/>
          <w:sz w:val="24"/>
          <w:lang w:val="es-MX"/>
        </w:rPr>
        <w:t>dentro</w:t>
      </w:r>
      <w:r w:rsidRPr="00D41945">
        <w:rPr>
          <w:rFonts w:ascii="Arial" w:hAnsi="Arial"/>
          <w:i/>
          <w:spacing w:val="-2"/>
          <w:sz w:val="24"/>
          <w:lang w:val="es-MX"/>
        </w:rPr>
        <w:t xml:space="preserve"> </w:t>
      </w:r>
      <w:r w:rsidRPr="00D41945">
        <w:rPr>
          <w:rFonts w:ascii="Arial" w:hAnsi="Arial"/>
          <w:i/>
          <w:sz w:val="24"/>
          <w:lang w:val="es-MX"/>
        </w:rPr>
        <w:t>del</w:t>
      </w:r>
      <w:r w:rsidRPr="00D41945">
        <w:rPr>
          <w:rFonts w:ascii="Arial" w:hAnsi="Arial"/>
          <w:i/>
          <w:spacing w:val="-2"/>
          <w:sz w:val="24"/>
          <w:lang w:val="es-MX"/>
        </w:rPr>
        <w:t xml:space="preserve"> </w:t>
      </w:r>
      <w:r w:rsidRPr="00D41945">
        <w:rPr>
          <w:rFonts w:ascii="Arial" w:hAnsi="Arial"/>
          <w:i/>
          <w:sz w:val="24"/>
          <w:lang w:val="es-MX"/>
        </w:rPr>
        <w:t>referido</w:t>
      </w:r>
      <w:r w:rsidRPr="00D41945">
        <w:rPr>
          <w:rFonts w:ascii="Arial" w:hAnsi="Arial"/>
          <w:i/>
          <w:spacing w:val="-2"/>
          <w:sz w:val="24"/>
          <w:lang w:val="es-MX"/>
        </w:rPr>
        <w:t xml:space="preserve"> </w:t>
      </w:r>
      <w:r w:rsidRPr="00D41945">
        <w:rPr>
          <w:rFonts w:ascii="Arial" w:hAnsi="Arial"/>
          <w:i/>
          <w:sz w:val="24"/>
          <w:lang w:val="es-MX"/>
        </w:rPr>
        <w:t>plazo,</w:t>
      </w:r>
      <w:r w:rsidRPr="00D41945">
        <w:rPr>
          <w:rFonts w:ascii="Arial" w:hAnsi="Arial"/>
          <w:i/>
          <w:spacing w:val="-2"/>
          <w:sz w:val="24"/>
          <w:lang w:val="es-MX"/>
        </w:rPr>
        <w:t xml:space="preserve"> </w:t>
      </w:r>
      <w:r w:rsidRPr="00D41945">
        <w:rPr>
          <w:rFonts w:ascii="Arial" w:hAnsi="Arial"/>
          <w:i/>
          <w:sz w:val="24"/>
          <w:lang w:val="es-MX"/>
        </w:rPr>
        <w:t>previo</w:t>
      </w:r>
      <w:r w:rsidRPr="00D41945">
        <w:rPr>
          <w:rFonts w:ascii="Arial" w:hAnsi="Arial"/>
          <w:i/>
          <w:spacing w:val="-2"/>
          <w:sz w:val="24"/>
          <w:lang w:val="es-MX"/>
        </w:rPr>
        <w:t xml:space="preserve"> </w:t>
      </w:r>
      <w:r w:rsidRPr="00D41945">
        <w:rPr>
          <w:rFonts w:ascii="Arial" w:hAnsi="Arial"/>
          <w:i/>
          <w:sz w:val="24"/>
          <w:lang w:val="es-MX"/>
        </w:rPr>
        <w:t>desarrollo</w:t>
      </w:r>
      <w:r w:rsidRPr="00D41945">
        <w:rPr>
          <w:rFonts w:ascii="Arial" w:hAnsi="Arial"/>
          <w:i/>
          <w:spacing w:val="-2"/>
          <w:sz w:val="24"/>
          <w:lang w:val="es-MX"/>
        </w:rPr>
        <w:t xml:space="preserve"> </w:t>
      </w:r>
      <w:r w:rsidRPr="00D41945">
        <w:rPr>
          <w:rFonts w:ascii="Arial" w:hAnsi="Arial"/>
          <w:i/>
          <w:sz w:val="24"/>
          <w:lang w:val="es-MX"/>
        </w:rPr>
        <w:t>de</w:t>
      </w:r>
      <w:r w:rsidRPr="00D41945">
        <w:rPr>
          <w:rFonts w:ascii="Arial" w:hAnsi="Arial"/>
          <w:i/>
          <w:spacing w:val="-2"/>
          <w:sz w:val="24"/>
          <w:lang w:val="es-MX"/>
        </w:rPr>
        <w:t xml:space="preserve"> </w:t>
      </w:r>
      <w:r w:rsidRPr="00D41945">
        <w:rPr>
          <w:rFonts w:ascii="Arial" w:hAnsi="Arial"/>
          <w:i/>
          <w:sz w:val="24"/>
          <w:lang w:val="es-MX"/>
        </w:rPr>
        <w:t>las</w:t>
      </w:r>
      <w:r w:rsidRPr="00D41945">
        <w:rPr>
          <w:rFonts w:ascii="Arial" w:hAnsi="Arial"/>
          <w:i/>
          <w:spacing w:val="-2"/>
          <w:sz w:val="24"/>
          <w:lang w:val="es-MX"/>
        </w:rPr>
        <w:t xml:space="preserve"> </w:t>
      </w:r>
      <w:r w:rsidRPr="00D41945">
        <w:rPr>
          <w:rFonts w:ascii="Arial" w:hAnsi="Arial"/>
          <w:i/>
          <w:sz w:val="24"/>
          <w:lang w:val="es-MX"/>
        </w:rPr>
        <w:t>respectivas</w:t>
      </w:r>
      <w:r w:rsidRPr="00D41945">
        <w:rPr>
          <w:rFonts w:ascii="Arial" w:hAnsi="Arial"/>
          <w:i/>
          <w:spacing w:val="-2"/>
          <w:sz w:val="24"/>
          <w:lang w:val="es-MX"/>
        </w:rPr>
        <w:t xml:space="preserve"> </w:t>
      </w:r>
      <w:r w:rsidRPr="00D41945">
        <w:rPr>
          <w:rFonts w:ascii="Arial" w:hAnsi="Arial"/>
          <w:i/>
          <w:sz w:val="24"/>
          <w:lang w:val="es-MX"/>
        </w:rPr>
        <w:t>consultas</w:t>
      </w:r>
      <w:r w:rsidRPr="00D41945">
        <w:rPr>
          <w:rFonts w:ascii="Arial" w:hAnsi="Arial"/>
          <w:i/>
          <w:spacing w:val="-2"/>
          <w:sz w:val="24"/>
          <w:lang w:val="es-MX"/>
        </w:rPr>
        <w:t xml:space="preserve"> </w:t>
      </w:r>
      <w:r w:rsidRPr="00D41945">
        <w:rPr>
          <w:rFonts w:ascii="Arial" w:hAnsi="Arial"/>
          <w:i/>
          <w:sz w:val="24"/>
          <w:lang w:val="es-MX"/>
        </w:rPr>
        <w:t>a</w:t>
      </w:r>
      <w:r w:rsidRPr="00D41945">
        <w:rPr>
          <w:rFonts w:ascii="Arial" w:hAnsi="Arial"/>
          <w:i/>
          <w:spacing w:val="-2"/>
          <w:sz w:val="24"/>
          <w:lang w:val="es-MX"/>
        </w:rPr>
        <w:t xml:space="preserve"> </w:t>
      </w:r>
      <w:r w:rsidRPr="00D41945">
        <w:rPr>
          <w:rFonts w:ascii="Arial" w:hAnsi="Arial"/>
          <w:i/>
          <w:sz w:val="24"/>
          <w:lang w:val="es-MX"/>
        </w:rPr>
        <w:t>los</w:t>
      </w:r>
      <w:r w:rsidRPr="00D41945">
        <w:rPr>
          <w:rFonts w:ascii="Arial" w:hAnsi="Arial"/>
          <w:i/>
          <w:spacing w:val="-65"/>
          <w:sz w:val="24"/>
          <w:lang w:val="es-MX"/>
        </w:rPr>
        <w:t xml:space="preserve"> </w:t>
      </w:r>
      <w:r w:rsidRPr="00D41945">
        <w:rPr>
          <w:rFonts w:ascii="Arial" w:hAnsi="Arial"/>
          <w:i/>
          <w:sz w:val="24"/>
          <w:lang w:val="es-MX"/>
        </w:rPr>
        <w:t>pueblos y comunidades indígenas y afromexicanas, así como a las personas con discapacidad,</w:t>
      </w:r>
      <w:r w:rsidRPr="00D41945">
        <w:rPr>
          <w:rFonts w:ascii="Arial" w:hAnsi="Arial"/>
          <w:i/>
          <w:spacing w:val="1"/>
          <w:sz w:val="24"/>
          <w:lang w:val="es-MX"/>
        </w:rPr>
        <w:t xml:space="preserve"> </w:t>
      </w:r>
      <w:r w:rsidRPr="00D41945">
        <w:rPr>
          <w:rFonts w:ascii="Arial" w:hAnsi="Arial"/>
          <w:i/>
          <w:sz w:val="24"/>
          <w:lang w:val="es-MX"/>
        </w:rPr>
        <w:t>dicho Congreso deberá legislar en las materias de educación indígena y de educación inclusiva,</w:t>
      </w:r>
      <w:r w:rsidRPr="00D41945">
        <w:rPr>
          <w:rFonts w:ascii="Arial" w:hAnsi="Arial"/>
          <w:i/>
          <w:spacing w:val="-64"/>
          <w:sz w:val="24"/>
          <w:lang w:val="es-MX"/>
        </w:rPr>
        <w:t xml:space="preserve"> </w:t>
      </w:r>
      <w:r w:rsidRPr="00D41945">
        <w:rPr>
          <w:rFonts w:ascii="Arial" w:hAnsi="Arial"/>
          <w:i/>
          <w:sz w:val="24"/>
          <w:lang w:val="es-MX"/>
        </w:rPr>
        <w:t>en</w:t>
      </w:r>
      <w:r w:rsidRPr="00D41945">
        <w:rPr>
          <w:rFonts w:ascii="Arial" w:hAnsi="Arial"/>
          <w:i/>
          <w:spacing w:val="-1"/>
          <w:sz w:val="24"/>
          <w:lang w:val="es-MX"/>
        </w:rPr>
        <w:t xml:space="preserve"> </w:t>
      </w:r>
      <w:r w:rsidRPr="00D41945">
        <w:rPr>
          <w:rFonts w:ascii="Arial" w:hAnsi="Arial"/>
          <w:i/>
          <w:sz w:val="24"/>
          <w:lang w:val="es-MX"/>
        </w:rPr>
        <w:t>los términos precisados</w:t>
      </w:r>
      <w:r w:rsidRPr="00D41945">
        <w:rPr>
          <w:rFonts w:ascii="Arial" w:hAnsi="Arial"/>
          <w:i/>
          <w:spacing w:val="-1"/>
          <w:sz w:val="24"/>
          <w:lang w:val="es-MX"/>
        </w:rPr>
        <w:t xml:space="preserve"> </w:t>
      </w:r>
      <w:r w:rsidRPr="00D41945">
        <w:rPr>
          <w:rFonts w:ascii="Arial" w:hAnsi="Arial"/>
          <w:i/>
          <w:sz w:val="24"/>
          <w:lang w:val="es-MX"/>
        </w:rPr>
        <w:t>en el considerando</w:t>
      </w:r>
      <w:r w:rsidRPr="00D41945">
        <w:rPr>
          <w:rFonts w:ascii="Arial" w:hAnsi="Arial"/>
          <w:i/>
          <w:spacing w:val="-1"/>
          <w:sz w:val="24"/>
          <w:lang w:val="es-MX"/>
        </w:rPr>
        <w:t xml:space="preserve"> </w:t>
      </w:r>
      <w:r w:rsidRPr="00D41945">
        <w:rPr>
          <w:rFonts w:ascii="Arial" w:hAnsi="Arial"/>
          <w:i/>
          <w:sz w:val="24"/>
          <w:lang w:val="es-MX"/>
        </w:rPr>
        <w:t>sexto de esta</w:t>
      </w:r>
      <w:r w:rsidRPr="00D41945">
        <w:rPr>
          <w:rFonts w:ascii="Arial" w:hAnsi="Arial"/>
          <w:i/>
          <w:spacing w:val="-1"/>
          <w:sz w:val="24"/>
          <w:lang w:val="es-MX"/>
        </w:rPr>
        <w:t xml:space="preserve"> </w:t>
      </w:r>
      <w:r w:rsidRPr="00D41945">
        <w:rPr>
          <w:rFonts w:ascii="Arial" w:hAnsi="Arial"/>
          <w:i/>
          <w:sz w:val="24"/>
          <w:lang w:val="es-MX"/>
        </w:rPr>
        <w:t>determinación.</w:t>
      </w:r>
      <w:r w:rsidRPr="00D41945">
        <w:rPr>
          <w:rFonts w:ascii="Arial" w:hAnsi="Arial"/>
          <w:i/>
          <w:spacing w:val="-1"/>
          <w:sz w:val="24"/>
          <w:lang w:val="es-MX"/>
        </w:rPr>
        <w:t xml:space="preserve"> </w:t>
      </w:r>
      <w:r w:rsidRPr="00D41945">
        <w:rPr>
          <w:rFonts w:ascii="Arial" w:hAnsi="Arial"/>
          <w:i/>
          <w:sz w:val="24"/>
          <w:lang w:val="es-MX"/>
        </w:rPr>
        <w:t>[...]”</w:t>
      </w:r>
      <w:r w:rsidRPr="00D41945">
        <w:rPr>
          <w:rFonts w:ascii="Arial" w:hAnsi="Arial"/>
          <w:i/>
          <w:spacing w:val="-1"/>
          <w:sz w:val="24"/>
          <w:lang w:val="es-MX"/>
        </w:rPr>
        <w:t xml:space="preserve"> </w:t>
      </w:r>
      <w:r w:rsidRPr="00D41945">
        <w:rPr>
          <w:sz w:val="24"/>
          <w:vertAlign w:val="superscript"/>
          <w:lang w:val="es-MX"/>
        </w:rPr>
        <w:t>19</w:t>
      </w:r>
    </w:p>
    <w:p w14:paraId="4A522FAF" w14:textId="595432F6" w:rsidR="00EF0426" w:rsidRPr="00D41945" w:rsidRDefault="008F73EB">
      <w:pPr>
        <w:pStyle w:val="Textoindependiente"/>
        <w:spacing w:before="236" w:line="276" w:lineRule="auto"/>
        <w:ind w:left="112" w:right="109"/>
        <w:jc w:val="both"/>
        <w:rPr>
          <w:lang w:val="es-MX"/>
        </w:rPr>
      </w:pPr>
      <w:r w:rsidRPr="00D41945">
        <w:rPr>
          <w:lang w:val="es-MX"/>
        </w:rPr>
        <w:t xml:space="preserve">En razón de </w:t>
      </w:r>
      <w:r w:rsidR="00B3174D" w:rsidRPr="00D41945">
        <w:rPr>
          <w:lang w:val="es-MX"/>
        </w:rPr>
        <w:t xml:space="preserve">lo </w:t>
      </w:r>
      <w:r w:rsidR="006423F1" w:rsidRPr="00D41945">
        <w:rPr>
          <w:lang w:val="es-MX"/>
        </w:rPr>
        <w:t xml:space="preserve">anterior, </w:t>
      </w:r>
      <w:r w:rsidRPr="00D41945">
        <w:rPr>
          <w:lang w:val="es-MX"/>
        </w:rPr>
        <w:t>el Poder</w:t>
      </w:r>
      <w:r w:rsidRPr="00D41945">
        <w:rPr>
          <w:spacing w:val="1"/>
          <w:lang w:val="es-MX"/>
        </w:rPr>
        <w:t xml:space="preserve"> </w:t>
      </w:r>
      <w:r w:rsidRPr="00D41945">
        <w:rPr>
          <w:lang w:val="es-MX"/>
        </w:rPr>
        <w:t>Legislativo de la Entidad deberá garantizar el derecho a la consulta, a fin de escuchar a los</w:t>
      </w:r>
      <w:r w:rsidRPr="00D41945">
        <w:rPr>
          <w:spacing w:val="1"/>
          <w:lang w:val="es-MX"/>
        </w:rPr>
        <w:t xml:space="preserve"> </w:t>
      </w:r>
      <w:r w:rsidRPr="00D41945">
        <w:rPr>
          <w:lang w:val="es-MX"/>
        </w:rPr>
        <w:t>pueblos y comunidades indígenas en la emisión de la Ley de Derechos, Cultura y Desarrollo de</w:t>
      </w:r>
      <w:r w:rsidRPr="00D41945">
        <w:rPr>
          <w:spacing w:val="1"/>
          <w:lang w:val="es-MX"/>
        </w:rPr>
        <w:t xml:space="preserve"> </w:t>
      </w:r>
      <w:r w:rsidRPr="00D41945">
        <w:rPr>
          <w:lang w:val="es-MX"/>
        </w:rPr>
        <w:t>los</w:t>
      </w:r>
      <w:r w:rsidRPr="00D41945">
        <w:rPr>
          <w:spacing w:val="-10"/>
          <w:lang w:val="es-MX"/>
        </w:rPr>
        <w:t xml:space="preserve"> </w:t>
      </w:r>
      <w:r w:rsidRPr="00D41945">
        <w:rPr>
          <w:lang w:val="es-MX"/>
        </w:rPr>
        <w:t>Pueblos</w:t>
      </w:r>
      <w:r w:rsidRPr="00D41945">
        <w:rPr>
          <w:spacing w:val="-9"/>
          <w:lang w:val="es-MX"/>
        </w:rPr>
        <w:t xml:space="preserve"> </w:t>
      </w:r>
      <w:r w:rsidRPr="00D41945">
        <w:rPr>
          <w:lang w:val="es-MX"/>
        </w:rPr>
        <w:t>y</w:t>
      </w:r>
      <w:r w:rsidRPr="00D41945">
        <w:rPr>
          <w:spacing w:val="-9"/>
          <w:lang w:val="es-MX"/>
        </w:rPr>
        <w:t xml:space="preserve"> </w:t>
      </w:r>
      <w:r w:rsidRPr="00D41945">
        <w:rPr>
          <w:lang w:val="es-MX"/>
        </w:rPr>
        <w:t>Comunidades</w:t>
      </w:r>
      <w:r w:rsidRPr="00D41945">
        <w:rPr>
          <w:spacing w:val="-9"/>
          <w:lang w:val="es-MX"/>
        </w:rPr>
        <w:t xml:space="preserve"> </w:t>
      </w:r>
      <w:r w:rsidRPr="00D41945">
        <w:rPr>
          <w:lang w:val="es-MX"/>
        </w:rPr>
        <w:t>Indígenas</w:t>
      </w:r>
      <w:r w:rsidRPr="00D41945">
        <w:rPr>
          <w:spacing w:val="-9"/>
          <w:lang w:val="es-MX"/>
        </w:rPr>
        <w:t xml:space="preserve"> </w:t>
      </w:r>
      <w:r w:rsidRPr="00D41945">
        <w:rPr>
          <w:lang w:val="es-MX"/>
        </w:rPr>
        <w:t>del</w:t>
      </w:r>
      <w:r w:rsidRPr="00D41945">
        <w:rPr>
          <w:spacing w:val="-10"/>
          <w:lang w:val="es-MX"/>
        </w:rPr>
        <w:t xml:space="preserve"> </w:t>
      </w:r>
      <w:r w:rsidRPr="00D41945">
        <w:rPr>
          <w:lang w:val="es-MX"/>
        </w:rPr>
        <w:t>Estado</w:t>
      </w:r>
      <w:r w:rsidRPr="00D41945">
        <w:rPr>
          <w:spacing w:val="-9"/>
          <w:lang w:val="es-MX"/>
        </w:rPr>
        <w:t xml:space="preserve"> </w:t>
      </w:r>
      <w:r w:rsidRPr="00D41945">
        <w:rPr>
          <w:lang w:val="es-MX"/>
        </w:rPr>
        <w:t>de</w:t>
      </w:r>
      <w:r w:rsidRPr="00D41945">
        <w:rPr>
          <w:spacing w:val="-9"/>
          <w:lang w:val="es-MX"/>
        </w:rPr>
        <w:t xml:space="preserve"> </w:t>
      </w:r>
      <w:r w:rsidRPr="00D41945">
        <w:rPr>
          <w:lang w:val="es-MX"/>
        </w:rPr>
        <w:t>Puebla</w:t>
      </w:r>
      <w:r w:rsidRPr="00D41945">
        <w:rPr>
          <w:spacing w:val="-9"/>
          <w:lang w:val="es-MX"/>
        </w:rPr>
        <w:t xml:space="preserve"> </w:t>
      </w:r>
      <w:r w:rsidRPr="00D41945">
        <w:rPr>
          <w:lang w:val="es-MX"/>
        </w:rPr>
        <w:t>y</w:t>
      </w:r>
      <w:r w:rsidRPr="00D41945">
        <w:rPr>
          <w:spacing w:val="-9"/>
          <w:lang w:val="es-MX"/>
        </w:rPr>
        <w:t xml:space="preserve"> </w:t>
      </w:r>
      <w:r w:rsidRPr="00D41945">
        <w:rPr>
          <w:lang w:val="es-MX"/>
        </w:rPr>
        <w:t>de</w:t>
      </w:r>
      <w:r w:rsidRPr="00D41945">
        <w:rPr>
          <w:spacing w:val="-10"/>
          <w:lang w:val="es-MX"/>
        </w:rPr>
        <w:t xml:space="preserve"> </w:t>
      </w:r>
      <w:r w:rsidRPr="00D41945">
        <w:rPr>
          <w:lang w:val="es-MX"/>
        </w:rPr>
        <w:t>la</w:t>
      </w:r>
      <w:r w:rsidRPr="00D41945">
        <w:rPr>
          <w:spacing w:val="-9"/>
          <w:lang w:val="es-MX"/>
        </w:rPr>
        <w:t xml:space="preserve"> </w:t>
      </w:r>
      <w:r w:rsidRPr="00D41945">
        <w:rPr>
          <w:lang w:val="es-MX"/>
        </w:rPr>
        <w:t>Ley</w:t>
      </w:r>
      <w:r w:rsidRPr="00D41945">
        <w:rPr>
          <w:spacing w:val="-9"/>
          <w:lang w:val="es-MX"/>
        </w:rPr>
        <w:t xml:space="preserve"> </w:t>
      </w:r>
      <w:r w:rsidRPr="00D41945">
        <w:rPr>
          <w:lang w:val="es-MX"/>
        </w:rPr>
        <w:t>de</w:t>
      </w:r>
      <w:r w:rsidRPr="00D41945">
        <w:rPr>
          <w:spacing w:val="-9"/>
          <w:lang w:val="es-MX"/>
        </w:rPr>
        <w:t xml:space="preserve"> </w:t>
      </w:r>
      <w:r w:rsidRPr="00D41945">
        <w:rPr>
          <w:lang w:val="es-MX"/>
        </w:rPr>
        <w:t>Educación</w:t>
      </w:r>
      <w:r w:rsidRPr="00D41945">
        <w:rPr>
          <w:spacing w:val="-9"/>
          <w:lang w:val="es-MX"/>
        </w:rPr>
        <w:t xml:space="preserve"> </w:t>
      </w:r>
      <w:r w:rsidRPr="00D41945">
        <w:rPr>
          <w:lang w:val="es-MX"/>
        </w:rPr>
        <w:t>del</w:t>
      </w:r>
      <w:r w:rsidRPr="00D41945">
        <w:rPr>
          <w:spacing w:val="-9"/>
          <w:lang w:val="es-MX"/>
        </w:rPr>
        <w:t xml:space="preserve"> </w:t>
      </w:r>
      <w:r w:rsidRPr="00D41945">
        <w:rPr>
          <w:lang w:val="es-MX"/>
        </w:rPr>
        <w:t>Estado</w:t>
      </w:r>
      <w:r w:rsidRPr="00D41945">
        <w:rPr>
          <w:spacing w:val="-65"/>
          <w:lang w:val="es-MX"/>
        </w:rPr>
        <w:t xml:space="preserve"> </w:t>
      </w:r>
      <w:r w:rsidRPr="00D41945">
        <w:rPr>
          <w:lang w:val="es-MX"/>
        </w:rPr>
        <w:t xml:space="preserve">de Puebla, </w:t>
      </w:r>
      <w:r w:rsidR="006423F1" w:rsidRPr="00D41945">
        <w:rPr>
          <w:lang w:val="es-MX"/>
        </w:rPr>
        <w:t xml:space="preserve">y promover </w:t>
      </w:r>
      <w:r w:rsidRPr="00D41945">
        <w:rPr>
          <w:lang w:val="es-MX"/>
        </w:rPr>
        <w:t>una democrática toma de decisiones en la elaboración de las Leyes</w:t>
      </w:r>
      <w:r w:rsidRPr="00D41945">
        <w:rPr>
          <w:spacing w:val="1"/>
          <w:lang w:val="es-MX"/>
        </w:rPr>
        <w:t xml:space="preserve"> </w:t>
      </w:r>
      <w:r w:rsidRPr="00D41945">
        <w:rPr>
          <w:lang w:val="es-MX"/>
        </w:rPr>
        <w:t>de referencia, para que las mismas pueda ser culturalmente adecuadas, pertinentes a las</w:t>
      </w:r>
      <w:r w:rsidRPr="00D41945">
        <w:rPr>
          <w:spacing w:val="1"/>
          <w:lang w:val="es-MX"/>
        </w:rPr>
        <w:t xml:space="preserve"> </w:t>
      </w:r>
      <w:r w:rsidRPr="00D41945">
        <w:rPr>
          <w:lang w:val="es-MX"/>
        </w:rPr>
        <w:t>necesidades y aspiraciones de su libre determinación, y dotadas de los derechos consagrados</w:t>
      </w:r>
      <w:r w:rsidRPr="00D41945">
        <w:rPr>
          <w:spacing w:val="1"/>
          <w:lang w:val="es-MX"/>
        </w:rPr>
        <w:t xml:space="preserve"> </w:t>
      </w:r>
      <w:r w:rsidRPr="00D41945">
        <w:rPr>
          <w:lang w:val="es-MX"/>
        </w:rPr>
        <w:t>en</w:t>
      </w:r>
      <w:r w:rsidRPr="00D41945">
        <w:rPr>
          <w:spacing w:val="-1"/>
          <w:lang w:val="es-MX"/>
        </w:rPr>
        <w:t xml:space="preserve"> </w:t>
      </w:r>
      <w:r w:rsidRPr="00D41945">
        <w:rPr>
          <w:lang w:val="es-MX"/>
        </w:rPr>
        <w:t>la Constitución Federal,</w:t>
      </w:r>
      <w:r w:rsidRPr="00D41945">
        <w:rPr>
          <w:spacing w:val="-1"/>
          <w:lang w:val="es-MX"/>
        </w:rPr>
        <w:t xml:space="preserve"> </w:t>
      </w:r>
      <w:r w:rsidRPr="00D41945">
        <w:rPr>
          <w:lang w:val="es-MX"/>
        </w:rPr>
        <w:t>Local y los tratados internacionales.</w:t>
      </w:r>
    </w:p>
    <w:p w14:paraId="4DFC31E0" w14:textId="77777777" w:rsidR="00EF0426" w:rsidRPr="00D41945" w:rsidRDefault="00EF0426">
      <w:pPr>
        <w:pStyle w:val="Textoindependiente"/>
        <w:spacing w:before="9"/>
        <w:rPr>
          <w:sz w:val="20"/>
          <w:lang w:val="es-MX"/>
        </w:rPr>
      </w:pPr>
    </w:p>
    <w:p w14:paraId="5F124E64" w14:textId="6CA8C3AD" w:rsidR="00EF0426" w:rsidRPr="00D41945" w:rsidRDefault="007D3BF5">
      <w:pPr>
        <w:pStyle w:val="Textoindependiente"/>
        <w:spacing w:before="1" w:line="276" w:lineRule="auto"/>
        <w:ind w:left="112" w:right="109"/>
        <w:jc w:val="both"/>
        <w:rPr>
          <w:lang w:val="es-MX"/>
        </w:rPr>
      </w:pPr>
      <w:r w:rsidRPr="00D41945">
        <w:rPr>
          <w:lang w:val="es-MX"/>
        </w:rPr>
        <w:t>L</w:t>
      </w:r>
      <w:r w:rsidR="008F73EB" w:rsidRPr="00D41945">
        <w:rPr>
          <w:lang w:val="es-MX"/>
        </w:rPr>
        <w:t>a</w:t>
      </w:r>
      <w:r w:rsidR="008F73EB" w:rsidRPr="00D41945">
        <w:rPr>
          <w:spacing w:val="-1"/>
          <w:lang w:val="es-MX"/>
        </w:rPr>
        <w:t xml:space="preserve"> </w:t>
      </w:r>
      <w:r w:rsidR="008F73EB" w:rsidRPr="00D41945">
        <w:rPr>
          <w:lang w:val="es-MX"/>
        </w:rPr>
        <w:t>consulta</w:t>
      </w:r>
      <w:r w:rsidR="008F73EB" w:rsidRPr="00D41945">
        <w:rPr>
          <w:spacing w:val="-1"/>
          <w:lang w:val="es-MX"/>
        </w:rPr>
        <w:t xml:space="preserve"> </w:t>
      </w:r>
      <w:r w:rsidR="008F73EB" w:rsidRPr="00D41945">
        <w:rPr>
          <w:lang w:val="es-MX"/>
        </w:rPr>
        <w:t>tendrá</w:t>
      </w:r>
      <w:r w:rsidR="008F73EB" w:rsidRPr="00D41945">
        <w:rPr>
          <w:spacing w:val="-7"/>
          <w:lang w:val="es-MX"/>
        </w:rPr>
        <w:t xml:space="preserve"> </w:t>
      </w:r>
      <w:r w:rsidR="008F73EB" w:rsidRPr="00D41945">
        <w:rPr>
          <w:lang w:val="es-MX"/>
        </w:rPr>
        <w:t>un</w:t>
      </w:r>
      <w:r w:rsidR="008F73EB" w:rsidRPr="00D41945">
        <w:rPr>
          <w:spacing w:val="-8"/>
          <w:lang w:val="es-MX"/>
        </w:rPr>
        <w:t xml:space="preserve"> </w:t>
      </w:r>
      <w:r w:rsidR="008F73EB" w:rsidRPr="00D41945">
        <w:rPr>
          <w:lang w:val="es-MX"/>
        </w:rPr>
        <w:t>carácter</w:t>
      </w:r>
      <w:r w:rsidR="008F73EB" w:rsidRPr="00D41945">
        <w:rPr>
          <w:spacing w:val="-7"/>
          <w:lang w:val="es-MX"/>
        </w:rPr>
        <w:t xml:space="preserve"> </w:t>
      </w:r>
      <w:r w:rsidR="008F73EB" w:rsidRPr="00D41945">
        <w:rPr>
          <w:lang w:val="es-MX"/>
        </w:rPr>
        <w:t>abierto,</w:t>
      </w:r>
      <w:r w:rsidR="008F73EB" w:rsidRPr="00D41945">
        <w:rPr>
          <w:spacing w:val="-7"/>
          <w:lang w:val="es-MX"/>
        </w:rPr>
        <w:t xml:space="preserve"> </w:t>
      </w:r>
      <w:r w:rsidR="008F73EB" w:rsidRPr="00D41945">
        <w:rPr>
          <w:lang w:val="es-MX"/>
        </w:rPr>
        <w:t>a</w:t>
      </w:r>
      <w:r w:rsidR="008F73EB" w:rsidRPr="00D41945">
        <w:rPr>
          <w:spacing w:val="-7"/>
          <w:lang w:val="es-MX"/>
        </w:rPr>
        <w:t xml:space="preserve"> </w:t>
      </w:r>
      <w:r w:rsidR="008F73EB" w:rsidRPr="00D41945">
        <w:rPr>
          <w:lang w:val="es-MX"/>
        </w:rPr>
        <w:t>efecto</w:t>
      </w:r>
      <w:r w:rsidR="008F73EB" w:rsidRPr="00D41945">
        <w:rPr>
          <w:spacing w:val="-7"/>
          <w:lang w:val="es-MX"/>
        </w:rPr>
        <w:t xml:space="preserve"> </w:t>
      </w:r>
      <w:r w:rsidR="008F73EB" w:rsidRPr="00D41945">
        <w:rPr>
          <w:lang w:val="es-MX"/>
        </w:rPr>
        <w:t>de</w:t>
      </w:r>
      <w:r w:rsidR="008F73EB" w:rsidRPr="00D41945">
        <w:rPr>
          <w:spacing w:val="-8"/>
          <w:lang w:val="es-MX"/>
        </w:rPr>
        <w:t xml:space="preserve"> </w:t>
      </w:r>
      <w:r w:rsidR="008F73EB" w:rsidRPr="00D41945">
        <w:rPr>
          <w:lang w:val="es-MX"/>
        </w:rPr>
        <w:t>otorgar</w:t>
      </w:r>
      <w:r w:rsidR="008F73EB" w:rsidRPr="00D41945">
        <w:rPr>
          <w:spacing w:val="-7"/>
          <w:lang w:val="es-MX"/>
        </w:rPr>
        <w:t xml:space="preserve"> </w:t>
      </w:r>
      <w:r w:rsidR="008F73EB" w:rsidRPr="00D41945">
        <w:rPr>
          <w:lang w:val="es-MX"/>
        </w:rPr>
        <w:t>la</w:t>
      </w:r>
      <w:r w:rsidR="008F73EB" w:rsidRPr="00D41945">
        <w:rPr>
          <w:spacing w:val="-7"/>
          <w:lang w:val="es-MX"/>
        </w:rPr>
        <w:t xml:space="preserve"> </w:t>
      </w:r>
      <w:r w:rsidR="008F73EB" w:rsidRPr="00D41945">
        <w:rPr>
          <w:lang w:val="es-MX"/>
        </w:rPr>
        <w:t>posibilidad</w:t>
      </w:r>
      <w:r w:rsidR="008F73EB" w:rsidRPr="00D41945">
        <w:rPr>
          <w:spacing w:val="-7"/>
          <w:lang w:val="es-MX"/>
        </w:rPr>
        <w:t xml:space="preserve"> </w:t>
      </w:r>
      <w:r w:rsidR="008F73EB" w:rsidRPr="00D41945">
        <w:rPr>
          <w:lang w:val="es-MX"/>
        </w:rPr>
        <w:t>de</w:t>
      </w:r>
      <w:r w:rsidR="008F73EB" w:rsidRPr="00D41945">
        <w:rPr>
          <w:spacing w:val="-7"/>
          <w:lang w:val="es-MX"/>
        </w:rPr>
        <w:t xml:space="preserve"> </w:t>
      </w:r>
      <w:r w:rsidR="008F73EB" w:rsidRPr="00D41945">
        <w:rPr>
          <w:lang w:val="es-MX"/>
        </w:rPr>
        <w:t>que</w:t>
      </w:r>
      <w:r w:rsidR="008F73EB" w:rsidRPr="00D41945">
        <w:rPr>
          <w:spacing w:val="-7"/>
          <w:lang w:val="es-MX"/>
        </w:rPr>
        <w:t xml:space="preserve"> </w:t>
      </w:r>
      <w:r w:rsidR="008F73EB" w:rsidRPr="00D41945">
        <w:rPr>
          <w:lang w:val="es-MX"/>
        </w:rPr>
        <w:t>se</w:t>
      </w:r>
      <w:r w:rsidR="008F73EB" w:rsidRPr="00D41945">
        <w:rPr>
          <w:spacing w:val="-65"/>
          <w:lang w:val="es-MX"/>
        </w:rPr>
        <w:t xml:space="preserve"> </w:t>
      </w:r>
      <w:r w:rsidR="008F73EB" w:rsidRPr="00D41945">
        <w:rPr>
          <w:lang w:val="es-MX"/>
        </w:rPr>
        <w:t>facilite el diálogo democrático y busque la participación de los grupos involucrados, en relación</w:t>
      </w:r>
      <w:r w:rsidR="008F73EB" w:rsidRPr="00D41945">
        <w:rPr>
          <w:spacing w:val="1"/>
          <w:lang w:val="es-MX"/>
        </w:rPr>
        <w:t xml:space="preserve"> </w:t>
      </w:r>
      <w:r w:rsidR="008F73EB" w:rsidRPr="00D41945">
        <w:rPr>
          <w:lang w:val="es-MX"/>
        </w:rPr>
        <w:t>con</w:t>
      </w:r>
      <w:r w:rsidR="008F73EB" w:rsidRPr="00D41945">
        <w:rPr>
          <w:spacing w:val="-4"/>
          <w:lang w:val="es-MX"/>
        </w:rPr>
        <w:t xml:space="preserve"> </w:t>
      </w:r>
      <w:r w:rsidR="008F73EB" w:rsidRPr="00D41945">
        <w:rPr>
          <w:lang w:val="es-MX"/>
        </w:rPr>
        <w:t>cualquier</w:t>
      </w:r>
      <w:r w:rsidR="008F73EB" w:rsidRPr="00D41945">
        <w:rPr>
          <w:spacing w:val="-3"/>
          <w:lang w:val="es-MX"/>
        </w:rPr>
        <w:t xml:space="preserve"> </w:t>
      </w:r>
      <w:r w:rsidR="008F73EB" w:rsidRPr="00D41945">
        <w:rPr>
          <w:lang w:val="es-MX"/>
        </w:rPr>
        <w:t>aspecto</w:t>
      </w:r>
      <w:r w:rsidR="008F73EB" w:rsidRPr="00D41945">
        <w:rPr>
          <w:spacing w:val="-3"/>
          <w:lang w:val="es-MX"/>
        </w:rPr>
        <w:t xml:space="preserve"> </w:t>
      </w:r>
      <w:r w:rsidR="008F73EB" w:rsidRPr="00D41945">
        <w:rPr>
          <w:lang w:val="es-MX"/>
        </w:rPr>
        <w:t>regulado</w:t>
      </w:r>
      <w:r w:rsidR="008F73EB" w:rsidRPr="00D41945">
        <w:rPr>
          <w:spacing w:val="-3"/>
          <w:lang w:val="es-MX"/>
        </w:rPr>
        <w:t xml:space="preserve"> </w:t>
      </w:r>
      <w:r w:rsidR="008F73EB" w:rsidRPr="00D41945">
        <w:rPr>
          <w:lang w:val="es-MX"/>
        </w:rPr>
        <w:t>en</w:t>
      </w:r>
      <w:r w:rsidR="008F73EB" w:rsidRPr="00D41945">
        <w:rPr>
          <w:spacing w:val="-4"/>
          <w:lang w:val="es-MX"/>
        </w:rPr>
        <w:t xml:space="preserve"> </w:t>
      </w:r>
      <w:r w:rsidR="008F73EB" w:rsidRPr="00D41945">
        <w:rPr>
          <w:lang w:val="es-MX"/>
        </w:rPr>
        <w:t>las</w:t>
      </w:r>
      <w:r w:rsidR="008F73EB" w:rsidRPr="00D41945">
        <w:rPr>
          <w:spacing w:val="-3"/>
          <w:lang w:val="es-MX"/>
        </w:rPr>
        <w:t xml:space="preserve"> </w:t>
      </w:r>
      <w:r w:rsidR="008F73EB" w:rsidRPr="00D41945">
        <w:rPr>
          <w:lang w:val="es-MX"/>
        </w:rPr>
        <w:t>Leyes</w:t>
      </w:r>
      <w:r w:rsidR="008F73EB" w:rsidRPr="00D41945">
        <w:rPr>
          <w:spacing w:val="-3"/>
          <w:lang w:val="es-MX"/>
        </w:rPr>
        <w:t xml:space="preserve"> </w:t>
      </w:r>
      <w:r w:rsidR="008F73EB" w:rsidRPr="00D41945">
        <w:rPr>
          <w:lang w:val="es-MX"/>
        </w:rPr>
        <w:t>que</w:t>
      </w:r>
      <w:r w:rsidR="008F73EB" w:rsidRPr="00D41945">
        <w:rPr>
          <w:spacing w:val="-3"/>
          <w:lang w:val="es-MX"/>
        </w:rPr>
        <w:t xml:space="preserve"> </w:t>
      </w:r>
      <w:r w:rsidR="008F73EB" w:rsidRPr="00D41945">
        <w:rPr>
          <w:lang w:val="es-MX"/>
        </w:rPr>
        <w:t>esté</w:t>
      </w:r>
      <w:r w:rsidR="008F73EB" w:rsidRPr="00D41945">
        <w:rPr>
          <w:spacing w:val="-4"/>
          <w:lang w:val="es-MX"/>
        </w:rPr>
        <w:t xml:space="preserve"> </w:t>
      </w:r>
      <w:r w:rsidR="008F73EB" w:rsidRPr="00D41945">
        <w:rPr>
          <w:lang w:val="es-MX"/>
        </w:rPr>
        <w:t>relacionado</w:t>
      </w:r>
      <w:r w:rsidR="008F73EB" w:rsidRPr="00D41945">
        <w:rPr>
          <w:spacing w:val="-3"/>
          <w:lang w:val="es-MX"/>
        </w:rPr>
        <w:t xml:space="preserve"> </w:t>
      </w:r>
      <w:r w:rsidR="008F73EB" w:rsidRPr="00D41945">
        <w:rPr>
          <w:lang w:val="es-MX"/>
        </w:rPr>
        <w:t>directamente</w:t>
      </w:r>
      <w:r w:rsidR="008F73EB" w:rsidRPr="00D41945">
        <w:rPr>
          <w:spacing w:val="-3"/>
          <w:lang w:val="es-MX"/>
        </w:rPr>
        <w:t xml:space="preserve"> </w:t>
      </w:r>
      <w:r w:rsidR="008F73EB" w:rsidRPr="00D41945">
        <w:rPr>
          <w:lang w:val="es-MX"/>
        </w:rPr>
        <w:t>con</w:t>
      </w:r>
      <w:r w:rsidR="008F73EB" w:rsidRPr="00D41945">
        <w:rPr>
          <w:spacing w:val="-3"/>
          <w:lang w:val="es-MX"/>
        </w:rPr>
        <w:t xml:space="preserve"> </w:t>
      </w:r>
      <w:r w:rsidR="008F73EB" w:rsidRPr="00D41945">
        <w:rPr>
          <w:lang w:val="es-MX"/>
        </w:rPr>
        <w:t>la</w:t>
      </w:r>
      <w:r w:rsidR="008F73EB" w:rsidRPr="00D41945">
        <w:rPr>
          <w:spacing w:val="-3"/>
          <w:lang w:val="es-MX"/>
        </w:rPr>
        <w:t xml:space="preserve"> </w:t>
      </w:r>
      <w:r w:rsidR="008F73EB" w:rsidRPr="00D41945">
        <w:rPr>
          <w:lang w:val="es-MX"/>
        </w:rPr>
        <w:t>condición</w:t>
      </w:r>
      <w:r w:rsidR="008F73EB" w:rsidRPr="00D41945">
        <w:rPr>
          <w:spacing w:val="-65"/>
          <w:lang w:val="es-MX"/>
        </w:rPr>
        <w:t xml:space="preserve"> </w:t>
      </w:r>
      <w:r w:rsidR="008F73EB" w:rsidRPr="00D41945">
        <w:rPr>
          <w:lang w:val="es-MX"/>
        </w:rPr>
        <w:t>indígena o de discapacidad.</w:t>
      </w:r>
    </w:p>
    <w:p w14:paraId="5C56415F" w14:textId="77777777" w:rsidR="00EF0426" w:rsidRPr="00D41945" w:rsidRDefault="00EF0426">
      <w:pPr>
        <w:pStyle w:val="Textoindependiente"/>
        <w:rPr>
          <w:sz w:val="21"/>
          <w:lang w:val="es-MX"/>
        </w:rPr>
      </w:pPr>
    </w:p>
    <w:p w14:paraId="270508B2" w14:textId="7E47E75E" w:rsidR="00EF0426" w:rsidRPr="00D41945" w:rsidRDefault="008F73EB">
      <w:pPr>
        <w:pStyle w:val="Textoindependiente"/>
        <w:spacing w:before="1" w:line="276" w:lineRule="auto"/>
        <w:ind w:left="112" w:right="109"/>
        <w:jc w:val="both"/>
        <w:rPr>
          <w:lang w:val="es-MX"/>
        </w:rPr>
      </w:pPr>
      <w:r w:rsidRPr="00D41945">
        <w:rPr>
          <w:lang w:val="es-MX"/>
        </w:rPr>
        <w:t>Las</w:t>
      </w:r>
      <w:r w:rsidRPr="00D41945">
        <w:rPr>
          <w:spacing w:val="-7"/>
          <w:lang w:val="es-MX"/>
        </w:rPr>
        <w:t xml:space="preserve"> </w:t>
      </w:r>
      <w:r w:rsidRPr="00D41945">
        <w:rPr>
          <w:lang w:val="es-MX"/>
        </w:rPr>
        <w:t>consultas</w:t>
      </w:r>
      <w:r w:rsidRPr="00D41945">
        <w:rPr>
          <w:spacing w:val="-7"/>
          <w:lang w:val="es-MX"/>
        </w:rPr>
        <w:t xml:space="preserve"> </w:t>
      </w:r>
      <w:r w:rsidRPr="00D41945">
        <w:rPr>
          <w:lang w:val="es-MX"/>
        </w:rPr>
        <w:t>hacia</w:t>
      </w:r>
      <w:r w:rsidRPr="00D41945">
        <w:rPr>
          <w:spacing w:val="-7"/>
          <w:lang w:val="es-MX"/>
        </w:rPr>
        <w:t xml:space="preserve"> </w:t>
      </w:r>
      <w:r w:rsidRPr="00D41945">
        <w:rPr>
          <w:lang w:val="es-MX"/>
        </w:rPr>
        <w:t>los</w:t>
      </w:r>
      <w:r w:rsidRPr="00D41945">
        <w:rPr>
          <w:spacing w:val="-7"/>
          <w:lang w:val="es-MX"/>
        </w:rPr>
        <w:t xml:space="preserve"> </w:t>
      </w:r>
      <w:r w:rsidRPr="00D41945">
        <w:rPr>
          <w:lang w:val="es-MX"/>
        </w:rPr>
        <w:t>pueblos</w:t>
      </w:r>
      <w:r w:rsidRPr="00D41945">
        <w:rPr>
          <w:spacing w:val="-7"/>
          <w:lang w:val="es-MX"/>
        </w:rPr>
        <w:t xml:space="preserve"> </w:t>
      </w:r>
      <w:r w:rsidRPr="00D41945">
        <w:rPr>
          <w:lang w:val="es-MX"/>
        </w:rPr>
        <w:t>y</w:t>
      </w:r>
      <w:r w:rsidRPr="00D41945">
        <w:rPr>
          <w:spacing w:val="-7"/>
          <w:lang w:val="es-MX"/>
        </w:rPr>
        <w:t xml:space="preserve"> </w:t>
      </w:r>
      <w:r w:rsidRPr="00D41945">
        <w:rPr>
          <w:lang w:val="es-MX"/>
        </w:rPr>
        <w:t>comunidades</w:t>
      </w:r>
      <w:r w:rsidRPr="00D41945">
        <w:rPr>
          <w:spacing w:val="-7"/>
          <w:lang w:val="es-MX"/>
        </w:rPr>
        <w:t xml:space="preserve"> </w:t>
      </w:r>
      <w:r w:rsidRPr="00D41945">
        <w:rPr>
          <w:lang w:val="es-MX"/>
        </w:rPr>
        <w:t>indígenas</w:t>
      </w:r>
      <w:r w:rsidRPr="00D41945">
        <w:rPr>
          <w:spacing w:val="-7"/>
          <w:lang w:val="es-MX"/>
        </w:rPr>
        <w:t xml:space="preserve"> </w:t>
      </w:r>
      <w:r w:rsidRPr="00D41945">
        <w:rPr>
          <w:lang w:val="es-MX"/>
        </w:rPr>
        <w:t>son</w:t>
      </w:r>
      <w:r w:rsidRPr="00D41945">
        <w:rPr>
          <w:spacing w:val="-7"/>
          <w:lang w:val="es-MX"/>
        </w:rPr>
        <w:t xml:space="preserve"> </w:t>
      </w:r>
      <w:r w:rsidRPr="00D41945">
        <w:rPr>
          <w:lang w:val="es-MX"/>
        </w:rPr>
        <w:t>vitales</w:t>
      </w:r>
      <w:r w:rsidRPr="00D41945">
        <w:rPr>
          <w:spacing w:val="-65"/>
          <w:lang w:val="es-MX"/>
        </w:rPr>
        <w:t xml:space="preserve"> </w:t>
      </w:r>
      <w:r w:rsidRPr="00D41945">
        <w:rPr>
          <w:lang w:val="es-MX"/>
        </w:rPr>
        <w:t>para</w:t>
      </w:r>
      <w:r w:rsidRPr="00D41945">
        <w:rPr>
          <w:spacing w:val="-6"/>
          <w:lang w:val="es-MX"/>
        </w:rPr>
        <w:t xml:space="preserve"> </w:t>
      </w:r>
      <w:r w:rsidRPr="00D41945">
        <w:rPr>
          <w:lang w:val="es-MX"/>
        </w:rPr>
        <w:t>involucrarlos</w:t>
      </w:r>
      <w:r w:rsidRPr="00D41945">
        <w:rPr>
          <w:spacing w:val="-6"/>
          <w:lang w:val="es-MX"/>
        </w:rPr>
        <w:t xml:space="preserve"> </w:t>
      </w:r>
      <w:r w:rsidRPr="00D41945">
        <w:rPr>
          <w:lang w:val="es-MX"/>
        </w:rPr>
        <w:t>en</w:t>
      </w:r>
      <w:r w:rsidRPr="00D41945">
        <w:rPr>
          <w:spacing w:val="-6"/>
          <w:lang w:val="es-MX"/>
        </w:rPr>
        <w:t xml:space="preserve"> </w:t>
      </w:r>
      <w:r w:rsidRPr="00D41945">
        <w:rPr>
          <w:lang w:val="es-MX"/>
        </w:rPr>
        <w:t>la</w:t>
      </w:r>
      <w:r w:rsidRPr="00D41945">
        <w:rPr>
          <w:spacing w:val="-6"/>
          <w:lang w:val="es-MX"/>
        </w:rPr>
        <w:t xml:space="preserve"> </w:t>
      </w:r>
      <w:r w:rsidRPr="00D41945">
        <w:rPr>
          <w:lang w:val="es-MX"/>
        </w:rPr>
        <w:t>toma</w:t>
      </w:r>
      <w:r w:rsidRPr="00D41945">
        <w:rPr>
          <w:spacing w:val="-5"/>
          <w:lang w:val="es-MX"/>
        </w:rPr>
        <w:t xml:space="preserve"> </w:t>
      </w:r>
      <w:r w:rsidRPr="00D41945">
        <w:rPr>
          <w:lang w:val="es-MX"/>
        </w:rPr>
        <w:lastRenderedPageBreak/>
        <w:t>de</w:t>
      </w:r>
      <w:r w:rsidRPr="00D41945">
        <w:rPr>
          <w:spacing w:val="-6"/>
          <w:lang w:val="es-MX"/>
        </w:rPr>
        <w:t xml:space="preserve"> </w:t>
      </w:r>
      <w:r w:rsidRPr="00D41945">
        <w:rPr>
          <w:lang w:val="es-MX"/>
        </w:rPr>
        <w:t>decisiones</w:t>
      </w:r>
      <w:r w:rsidRPr="00D41945">
        <w:rPr>
          <w:spacing w:val="-6"/>
          <w:lang w:val="es-MX"/>
        </w:rPr>
        <w:t xml:space="preserve"> </w:t>
      </w:r>
      <w:r w:rsidRPr="00D41945">
        <w:rPr>
          <w:lang w:val="es-MX"/>
        </w:rPr>
        <w:t>de</w:t>
      </w:r>
      <w:r w:rsidRPr="00D41945">
        <w:rPr>
          <w:spacing w:val="-6"/>
          <w:lang w:val="es-MX"/>
        </w:rPr>
        <w:t xml:space="preserve"> </w:t>
      </w:r>
      <w:r w:rsidRPr="00D41945">
        <w:rPr>
          <w:lang w:val="es-MX"/>
        </w:rPr>
        <w:t>acuerdo</w:t>
      </w:r>
      <w:r w:rsidRPr="00D41945">
        <w:rPr>
          <w:spacing w:val="-6"/>
          <w:lang w:val="es-MX"/>
        </w:rPr>
        <w:t xml:space="preserve"> </w:t>
      </w:r>
      <w:r w:rsidRPr="00D41945">
        <w:rPr>
          <w:lang w:val="es-MX"/>
        </w:rPr>
        <w:t>con</w:t>
      </w:r>
      <w:r w:rsidRPr="00D41945">
        <w:rPr>
          <w:spacing w:val="-5"/>
          <w:lang w:val="es-MX"/>
        </w:rPr>
        <w:t xml:space="preserve"> </w:t>
      </w:r>
      <w:r w:rsidRPr="00D41945">
        <w:rPr>
          <w:lang w:val="es-MX"/>
        </w:rPr>
        <w:t>sus</w:t>
      </w:r>
      <w:r w:rsidRPr="00D41945">
        <w:rPr>
          <w:spacing w:val="-6"/>
          <w:lang w:val="es-MX"/>
        </w:rPr>
        <w:t xml:space="preserve"> </w:t>
      </w:r>
      <w:r w:rsidRPr="00D41945">
        <w:rPr>
          <w:lang w:val="es-MX"/>
        </w:rPr>
        <w:t>saberes</w:t>
      </w:r>
      <w:r w:rsidRPr="00D41945">
        <w:rPr>
          <w:spacing w:val="-6"/>
          <w:lang w:val="es-MX"/>
        </w:rPr>
        <w:t xml:space="preserve"> </w:t>
      </w:r>
      <w:r w:rsidRPr="00D41945">
        <w:rPr>
          <w:lang w:val="es-MX"/>
        </w:rPr>
        <w:t>y</w:t>
      </w:r>
      <w:r w:rsidRPr="00D41945">
        <w:rPr>
          <w:spacing w:val="-6"/>
          <w:lang w:val="es-MX"/>
        </w:rPr>
        <w:t xml:space="preserve"> </w:t>
      </w:r>
      <w:r w:rsidRPr="00D41945">
        <w:rPr>
          <w:lang w:val="es-MX"/>
        </w:rPr>
        <w:t>valores</w:t>
      </w:r>
      <w:r w:rsidRPr="00D41945">
        <w:rPr>
          <w:spacing w:val="-5"/>
          <w:lang w:val="es-MX"/>
        </w:rPr>
        <w:t xml:space="preserve"> </w:t>
      </w:r>
      <w:r w:rsidRPr="00D41945">
        <w:rPr>
          <w:lang w:val="es-MX"/>
        </w:rPr>
        <w:t>desde</w:t>
      </w:r>
      <w:r w:rsidRPr="00D41945">
        <w:rPr>
          <w:spacing w:val="-6"/>
          <w:lang w:val="es-MX"/>
        </w:rPr>
        <w:t xml:space="preserve"> </w:t>
      </w:r>
      <w:r w:rsidRPr="00D41945">
        <w:rPr>
          <w:lang w:val="es-MX"/>
        </w:rPr>
        <w:t>adentro</w:t>
      </w:r>
      <w:r w:rsidRPr="00D41945">
        <w:rPr>
          <w:spacing w:val="-65"/>
          <w:lang w:val="es-MX"/>
        </w:rPr>
        <w:t xml:space="preserve"> </w:t>
      </w:r>
      <w:r w:rsidRPr="00D41945">
        <w:rPr>
          <w:lang w:val="es-MX"/>
        </w:rPr>
        <w:t>y</w:t>
      </w:r>
      <w:r w:rsidRPr="00D41945">
        <w:rPr>
          <w:spacing w:val="-12"/>
          <w:lang w:val="es-MX"/>
        </w:rPr>
        <w:t xml:space="preserve"> </w:t>
      </w:r>
      <w:r w:rsidRPr="00D41945">
        <w:rPr>
          <w:lang w:val="es-MX"/>
        </w:rPr>
        <w:t>para</w:t>
      </w:r>
      <w:r w:rsidRPr="00D41945">
        <w:rPr>
          <w:spacing w:val="-11"/>
          <w:lang w:val="es-MX"/>
        </w:rPr>
        <w:t xml:space="preserve"> </w:t>
      </w:r>
      <w:r w:rsidRPr="00D41945">
        <w:rPr>
          <w:lang w:val="es-MX"/>
        </w:rPr>
        <w:t>ellos;</w:t>
      </w:r>
      <w:r w:rsidRPr="00D41945">
        <w:rPr>
          <w:spacing w:val="-11"/>
          <w:lang w:val="es-MX"/>
        </w:rPr>
        <w:t xml:space="preserve"> </w:t>
      </w:r>
      <w:r w:rsidRPr="00D41945">
        <w:rPr>
          <w:lang w:val="es-MX"/>
        </w:rPr>
        <w:t>dado</w:t>
      </w:r>
      <w:r w:rsidRPr="00D41945">
        <w:rPr>
          <w:spacing w:val="-11"/>
          <w:lang w:val="es-MX"/>
        </w:rPr>
        <w:t xml:space="preserve"> </w:t>
      </w:r>
      <w:r w:rsidRPr="00D41945">
        <w:rPr>
          <w:lang w:val="es-MX"/>
        </w:rPr>
        <w:t>que</w:t>
      </w:r>
      <w:r w:rsidRPr="00D41945">
        <w:rPr>
          <w:spacing w:val="-11"/>
          <w:lang w:val="es-MX"/>
        </w:rPr>
        <w:t xml:space="preserve"> </w:t>
      </w:r>
      <w:r w:rsidRPr="00D41945">
        <w:rPr>
          <w:lang w:val="es-MX"/>
        </w:rPr>
        <w:t>la</w:t>
      </w:r>
      <w:r w:rsidRPr="00D41945">
        <w:rPr>
          <w:spacing w:val="-11"/>
          <w:lang w:val="es-MX"/>
        </w:rPr>
        <w:t xml:space="preserve"> </w:t>
      </w:r>
      <w:r w:rsidRPr="00D41945">
        <w:rPr>
          <w:lang w:val="es-MX"/>
        </w:rPr>
        <w:t>forma</w:t>
      </w:r>
      <w:r w:rsidRPr="00D41945">
        <w:rPr>
          <w:spacing w:val="-11"/>
          <w:lang w:val="es-MX"/>
        </w:rPr>
        <w:t xml:space="preserve"> </w:t>
      </w:r>
      <w:r w:rsidRPr="00D41945">
        <w:rPr>
          <w:lang w:val="es-MX"/>
        </w:rPr>
        <w:t>de</w:t>
      </w:r>
      <w:r w:rsidRPr="00D41945">
        <w:rPr>
          <w:spacing w:val="-11"/>
          <w:lang w:val="es-MX"/>
        </w:rPr>
        <w:t xml:space="preserve"> </w:t>
      </w:r>
      <w:r w:rsidRPr="00D41945">
        <w:rPr>
          <w:lang w:val="es-MX"/>
        </w:rPr>
        <w:t>una</w:t>
      </w:r>
      <w:r w:rsidRPr="00D41945">
        <w:rPr>
          <w:spacing w:val="-12"/>
          <w:lang w:val="es-MX"/>
        </w:rPr>
        <w:t xml:space="preserve"> </w:t>
      </w:r>
      <w:r w:rsidRPr="00D41945">
        <w:rPr>
          <w:lang w:val="es-MX"/>
        </w:rPr>
        <w:t>democracia</w:t>
      </w:r>
      <w:r w:rsidRPr="00D41945">
        <w:rPr>
          <w:spacing w:val="-11"/>
          <w:lang w:val="es-MX"/>
        </w:rPr>
        <w:t xml:space="preserve"> </w:t>
      </w:r>
      <w:r w:rsidRPr="00D41945">
        <w:rPr>
          <w:lang w:val="es-MX"/>
        </w:rPr>
        <w:t>directa</w:t>
      </w:r>
      <w:r w:rsidRPr="00D41945">
        <w:rPr>
          <w:spacing w:val="-11"/>
          <w:lang w:val="es-MX"/>
        </w:rPr>
        <w:t xml:space="preserve"> </w:t>
      </w:r>
      <w:r w:rsidRPr="00D41945">
        <w:rPr>
          <w:lang w:val="es-MX"/>
        </w:rPr>
        <w:t>debe</w:t>
      </w:r>
      <w:r w:rsidRPr="00D41945">
        <w:rPr>
          <w:spacing w:val="-11"/>
          <w:lang w:val="es-MX"/>
        </w:rPr>
        <w:t xml:space="preserve"> </w:t>
      </w:r>
      <w:r w:rsidRPr="00D41945">
        <w:rPr>
          <w:lang w:val="es-MX"/>
        </w:rPr>
        <w:t>ser</w:t>
      </w:r>
      <w:r w:rsidRPr="00D41945">
        <w:rPr>
          <w:spacing w:val="-11"/>
          <w:lang w:val="es-MX"/>
        </w:rPr>
        <w:t xml:space="preserve"> </w:t>
      </w:r>
      <w:r w:rsidRPr="00D41945">
        <w:rPr>
          <w:lang w:val="es-MX"/>
        </w:rPr>
        <w:t>entendida</w:t>
      </w:r>
      <w:r w:rsidRPr="00D41945">
        <w:rPr>
          <w:spacing w:val="-11"/>
          <w:lang w:val="es-MX"/>
        </w:rPr>
        <w:t xml:space="preserve"> </w:t>
      </w:r>
      <w:r w:rsidRPr="00D41945">
        <w:rPr>
          <w:lang w:val="es-MX"/>
        </w:rPr>
        <w:t>como</w:t>
      </w:r>
      <w:r w:rsidRPr="00D41945">
        <w:rPr>
          <w:spacing w:val="-11"/>
          <w:lang w:val="es-MX"/>
        </w:rPr>
        <w:t xml:space="preserve"> </w:t>
      </w:r>
      <w:r w:rsidRPr="00D41945">
        <w:rPr>
          <w:lang w:val="es-MX"/>
        </w:rPr>
        <w:t>un</w:t>
      </w:r>
      <w:r w:rsidRPr="00D41945">
        <w:rPr>
          <w:spacing w:val="-11"/>
          <w:lang w:val="es-MX"/>
        </w:rPr>
        <w:t xml:space="preserve"> </w:t>
      </w:r>
      <w:r w:rsidRPr="00D41945">
        <w:rPr>
          <w:lang w:val="es-MX"/>
        </w:rPr>
        <w:t>desarrollo</w:t>
      </w:r>
      <w:r w:rsidRPr="00D41945">
        <w:rPr>
          <w:spacing w:val="-65"/>
          <w:lang w:val="es-MX"/>
        </w:rPr>
        <w:t xml:space="preserve"> </w:t>
      </w:r>
      <w:r w:rsidRPr="00D41945">
        <w:rPr>
          <w:lang w:val="es-MX"/>
        </w:rPr>
        <w:t>al sistema</w:t>
      </w:r>
      <w:r w:rsidRPr="00D41945">
        <w:rPr>
          <w:spacing w:val="-1"/>
          <w:lang w:val="es-MX"/>
        </w:rPr>
        <w:t xml:space="preserve"> </w:t>
      </w:r>
      <w:r w:rsidRPr="00D41945">
        <w:rPr>
          <w:lang w:val="es-MX"/>
        </w:rPr>
        <w:t>político.</w:t>
      </w:r>
    </w:p>
    <w:p w14:paraId="072B59D4" w14:textId="77777777" w:rsidR="00EF0426" w:rsidRPr="00D41945" w:rsidRDefault="00EF0426">
      <w:pPr>
        <w:pStyle w:val="Textoindependiente"/>
        <w:spacing w:before="8"/>
        <w:rPr>
          <w:sz w:val="20"/>
          <w:lang w:val="es-MX"/>
        </w:rPr>
      </w:pPr>
    </w:p>
    <w:p w14:paraId="6C9E8FC8" w14:textId="77777777" w:rsidR="00801E4A" w:rsidRPr="00D41945" w:rsidRDefault="00801E4A">
      <w:pPr>
        <w:pStyle w:val="Textoindependiente"/>
        <w:spacing w:line="276" w:lineRule="auto"/>
        <w:ind w:left="112" w:right="109"/>
        <w:jc w:val="both"/>
        <w:rPr>
          <w:lang w:val="es-MX"/>
        </w:rPr>
      </w:pPr>
    </w:p>
    <w:p w14:paraId="53C7D96C" w14:textId="4B853E91" w:rsidR="00801E4A" w:rsidRPr="00D41945" w:rsidRDefault="00801E4A" w:rsidP="00801E4A">
      <w:pPr>
        <w:pBdr>
          <w:top w:val="nil"/>
          <w:left w:val="nil"/>
          <w:bottom w:val="nil"/>
          <w:right w:val="nil"/>
          <w:between w:val="nil"/>
        </w:pBdr>
        <w:spacing w:line="276" w:lineRule="auto"/>
        <w:rPr>
          <w:rFonts w:ascii="Arial" w:eastAsia="Arial" w:hAnsi="Arial" w:cs="Arial"/>
          <w:b/>
          <w:color w:val="000000"/>
        </w:rPr>
      </w:pPr>
      <w:r w:rsidRPr="00D41945">
        <w:rPr>
          <w:rFonts w:ascii="Arial" w:eastAsia="Arial" w:hAnsi="Arial" w:cs="Arial"/>
          <w:b/>
          <w:color w:val="000000"/>
        </w:rPr>
        <w:t>Glosario de Términos</w:t>
      </w:r>
    </w:p>
    <w:p w14:paraId="34ECEC50" w14:textId="77777777" w:rsidR="00801E4A" w:rsidRPr="00D41945" w:rsidRDefault="00801E4A" w:rsidP="00801E4A">
      <w:pPr>
        <w:spacing w:line="276" w:lineRule="auto"/>
        <w:rPr>
          <w:rFonts w:ascii="Arial" w:eastAsia="Arial" w:hAnsi="Arial" w:cs="Arial"/>
          <w:b/>
        </w:rPr>
      </w:pPr>
    </w:p>
    <w:p w14:paraId="00327802" w14:textId="36CEA894" w:rsidR="00801E4A" w:rsidRPr="00D41945" w:rsidDel="00E1548A" w:rsidRDefault="00801E4A" w:rsidP="00CA549D">
      <w:pPr>
        <w:spacing w:line="276" w:lineRule="auto"/>
        <w:jc w:val="both"/>
        <w:rPr>
          <w:del w:id="2" w:author="Invitado" w:date="2023-01-27T14:37:00Z"/>
          <w:rFonts w:ascii="Arial" w:eastAsia="Arial" w:hAnsi="Arial" w:cs="Arial"/>
        </w:rPr>
      </w:pPr>
      <w:r w:rsidRPr="00D41945">
        <w:rPr>
          <w:rFonts w:ascii="Arial" w:eastAsia="Arial" w:hAnsi="Arial" w:cs="Arial"/>
          <w:b/>
        </w:rPr>
        <w:t>Acuerdo.</w:t>
      </w:r>
      <w:r w:rsidRPr="00D41945">
        <w:rPr>
          <w:rFonts w:ascii="Arial" w:eastAsia="Arial" w:hAnsi="Arial" w:cs="Arial"/>
        </w:rPr>
        <w:t xml:space="preserve"> Es la expresión libre y común de la voluntad de las partes respecto de la medida consultada, debe ser válido y de cumplimiento posible. Los acuerdos pueden implicar la aceptación o el rechazo de la medida consultada.</w:t>
      </w:r>
    </w:p>
    <w:p w14:paraId="2B328805" w14:textId="312616B9" w:rsidR="00801E4A" w:rsidRPr="00D41945" w:rsidRDefault="00801E4A" w:rsidP="00E1548A">
      <w:pPr>
        <w:spacing w:line="276" w:lineRule="auto"/>
        <w:jc w:val="both"/>
        <w:rPr>
          <w:rFonts w:ascii="Arial" w:eastAsia="Arial" w:hAnsi="Arial" w:cs="Arial"/>
        </w:rPr>
      </w:pPr>
    </w:p>
    <w:p w14:paraId="1D4292B2" w14:textId="5A92CBCA" w:rsidR="00E1548A" w:rsidRPr="00D41945" w:rsidRDefault="00E1548A" w:rsidP="00E1548A">
      <w:pPr>
        <w:spacing w:line="276" w:lineRule="auto"/>
        <w:jc w:val="both"/>
        <w:rPr>
          <w:rFonts w:ascii="Arial" w:eastAsia="Arial" w:hAnsi="Arial" w:cs="Arial"/>
        </w:rPr>
      </w:pPr>
      <w:r w:rsidRPr="00D41945">
        <w:rPr>
          <w:rFonts w:ascii="Arial" w:eastAsia="Arial" w:hAnsi="Arial" w:cs="Arial"/>
          <w:b/>
          <w:bCs/>
        </w:rPr>
        <w:t>Acción de Inconstitucionalidad</w:t>
      </w:r>
      <w:r w:rsidR="00DA067E" w:rsidRPr="00D41945">
        <w:rPr>
          <w:rFonts w:ascii="Arial" w:eastAsia="Arial" w:hAnsi="Arial" w:cs="Arial"/>
          <w:b/>
          <w:bCs/>
        </w:rPr>
        <w:t>:</w:t>
      </w:r>
      <w:r w:rsidR="00DA067E" w:rsidRPr="00D41945">
        <w:rPr>
          <w:rFonts w:ascii="Arial" w:eastAsia="Arial" w:hAnsi="Arial" w:cs="Arial"/>
        </w:rPr>
        <w:t xml:space="preserve"> </w:t>
      </w:r>
      <w:r w:rsidR="00DA067E" w:rsidRPr="00D41945">
        <w:rPr>
          <w:rFonts w:ascii="Verdana" w:hAnsi="Verdana"/>
          <w:color w:val="515151"/>
          <w:sz w:val="21"/>
          <w:szCs w:val="21"/>
        </w:rPr>
        <w:t>Recurso legal que se tramita en forma exclusiva ante la SCJN por medio del cual se denuncia la posible contradicción entre la Constitución y alguna norma o disposición de carácter general de menor jerarquía: ley, tratado internacional, reglamento o decreto, con el objeto de preservar o mantener la supremacía de la Carta Magna y dejar sin efecto las normas declaradas inconstitucionales.</w:t>
      </w:r>
    </w:p>
    <w:p w14:paraId="6F29C128" w14:textId="47360DD6" w:rsidR="00E1548A" w:rsidRPr="00D41945" w:rsidRDefault="00E1548A" w:rsidP="00E1548A">
      <w:pPr>
        <w:spacing w:line="276" w:lineRule="auto"/>
        <w:jc w:val="both"/>
        <w:rPr>
          <w:rFonts w:ascii="Arial" w:eastAsia="Arial" w:hAnsi="Arial" w:cs="Arial"/>
        </w:rPr>
      </w:pPr>
    </w:p>
    <w:p w14:paraId="0A4D88AE" w14:textId="77777777" w:rsidR="000717A4" w:rsidRPr="00D41945" w:rsidRDefault="000717A4" w:rsidP="000717A4">
      <w:pPr>
        <w:spacing w:line="276" w:lineRule="auto"/>
        <w:jc w:val="both"/>
        <w:rPr>
          <w:rFonts w:ascii="Arial" w:eastAsia="Arial" w:hAnsi="Arial" w:cs="Arial"/>
        </w:rPr>
      </w:pPr>
    </w:p>
    <w:p w14:paraId="5B8143D1" w14:textId="42E1BC3F" w:rsidR="000717A4" w:rsidRPr="00D41945" w:rsidRDefault="000717A4" w:rsidP="000717A4">
      <w:pPr>
        <w:spacing w:line="276" w:lineRule="auto"/>
        <w:jc w:val="both"/>
        <w:rPr>
          <w:rFonts w:ascii="Arial" w:eastAsia="Arial" w:hAnsi="Arial" w:cs="Arial"/>
        </w:rPr>
      </w:pPr>
      <w:r w:rsidRPr="00D41945">
        <w:rPr>
          <w:rFonts w:ascii="Arial" w:eastAsia="Arial" w:hAnsi="Arial" w:cs="Arial"/>
          <w:b/>
          <w:bCs/>
        </w:rPr>
        <w:t>Sobreseer:</w:t>
      </w:r>
      <w:r w:rsidRPr="00D41945">
        <w:rPr>
          <w:rFonts w:ascii="Arial" w:eastAsia="Arial" w:hAnsi="Arial" w:cs="Arial"/>
        </w:rPr>
        <w:t xml:space="preserve"> resolución judicial dictada por la o el juez por el cual termina un proceso judicial sin resolver el fondo del asunto.</w:t>
      </w:r>
    </w:p>
    <w:p w14:paraId="68FF9F91" w14:textId="77777777" w:rsidR="000717A4" w:rsidRPr="00D41945" w:rsidRDefault="000717A4" w:rsidP="000717A4">
      <w:pPr>
        <w:spacing w:line="276" w:lineRule="auto"/>
        <w:jc w:val="both"/>
        <w:rPr>
          <w:ins w:id="3" w:author="Invitado" w:date="2023-01-27T14:38:00Z"/>
          <w:rFonts w:ascii="Arial" w:eastAsia="Arial" w:hAnsi="Arial" w:cs="Arial"/>
        </w:rPr>
      </w:pPr>
    </w:p>
    <w:p w14:paraId="4C98F07F"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Autonomía.</w:t>
      </w:r>
      <w:r w:rsidRPr="00D41945">
        <w:rPr>
          <w:rFonts w:ascii="Arial" w:eastAsia="Arial" w:hAnsi="Arial" w:cs="Arial"/>
        </w:rPr>
        <w:t xml:space="preserve"> La expresión de la libre determinación de los Pueblos y Comunidades Indígenas como partes integrantes del Estado de Puebla, en términos de la Constitución Política de los Estados Unidos Mexicanos, de la Constitución Política del Estado de Puebla, de esta Ley y demás disposiciones aplicables, para adoptar por sí mismo decisiones e instruir prácticas propias de su cosmovisión, territorio indígena, tierra, recursos naturales, organización socio-política, administración de justicia, educación, lenguaje, salud y cultura.</w:t>
      </w:r>
    </w:p>
    <w:p w14:paraId="224F27B5" w14:textId="77777777" w:rsidR="00801E4A" w:rsidRPr="00D41945" w:rsidRDefault="00801E4A" w:rsidP="00801E4A">
      <w:pPr>
        <w:spacing w:line="276" w:lineRule="auto"/>
        <w:rPr>
          <w:rFonts w:ascii="Arial" w:eastAsia="Arial" w:hAnsi="Arial" w:cs="Arial"/>
        </w:rPr>
      </w:pPr>
    </w:p>
    <w:p w14:paraId="51B30FFD" w14:textId="77777777" w:rsidR="00801E4A" w:rsidRPr="00D41945" w:rsidRDefault="00801E4A" w:rsidP="00F34B74">
      <w:pPr>
        <w:spacing w:line="276" w:lineRule="auto"/>
        <w:jc w:val="both"/>
        <w:rPr>
          <w:rFonts w:ascii="Arial" w:eastAsia="Arial" w:hAnsi="Arial" w:cs="Arial"/>
          <w:color w:val="FF0000"/>
        </w:rPr>
      </w:pPr>
      <w:r w:rsidRPr="00D41945">
        <w:rPr>
          <w:rFonts w:ascii="Arial" w:eastAsia="Arial" w:hAnsi="Arial" w:cs="Arial"/>
          <w:b/>
        </w:rPr>
        <w:t>Autoridades indígenas, tradicionales o comunitarias.</w:t>
      </w:r>
      <w:r w:rsidRPr="00D41945">
        <w:rPr>
          <w:rFonts w:ascii="Arial" w:eastAsia="Arial" w:hAnsi="Arial" w:cs="Arial"/>
        </w:rPr>
        <w:t xml:space="preserve"> Aquellas que los pueblos y comunidades indígenas reconocen como tales, y que son nombradas con base en sus sistemas normativos, las cuales pueden o no coincidir con las autoridades municipales, auxiliares, agrarias u otras.</w:t>
      </w:r>
    </w:p>
    <w:p w14:paraId="5D793074" w14:textId="77777777" w:rsidR="00801E4A" w:rsidRPr="00D41945" w:rsidRDefault="00801E4A" w:rsidP="00F34B74">
      <w:pPr>
        <w:spacing w:line="276" w:lineRule="auto"/>
        <w:jc w:val="both"/>
        <w:rPr>
          <w:rFonts w:ascii="Arial" w:eastAsia="Arial" w:hAnsi="Arial" w:cs="Arial"/>
        </w:rPr>
      </w:pPr>
    </w:p>
    <w:p w14:paraId="0D44C04A"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 xml:space="preserve">Autoridades Municipales. </w:t>
      </w:r>
      <w:r w:rsidRPr="00D41945">
        <w:rPr>
          <w:rFonts w:ascii="Arial" w:eastAsia="Arial" w:hAnsi="Arial" w:cs="Arial"/>
        </w:rPr>
        <w:t>Aquellas que están expresamente reconocidas en la Constitución Política del Estado Libre y Soberano de Puebla y en la Ley Orgánica Municipal del Estado.</w:t>
      </w:r>
    </w:p>
    <w:p w14:paraId="21918ACF" w14:textId="77777777" w:rsidR="00801E4A" w:rsidRPr="00D41945" w:rsidRDefault="00801E4A" w:rsidP="00F34B74">
      <w:pPr>
        <w:spacing w:line="276" w:lineRule="auto"/>
        <w:jc w:val="both"/>
        <w:rPr>
          <w:rFonts w:ascii="Arial" w:eastAsia="Arial" w:hAnsi="Arial" w:cs="Arial"/>
        </w:rPr>
      </w:pPr>
    </w:p>
    <w:p w14:paraId="58165405" w14:textId="45D8D136"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 xml:space="preserve">Autoridades Tradicionales. </w:t>
      </w:r>
      <w:r w:rsidRPr="00D41945">
        <w:rPr>
          <w:rFonts w:ascii="Arial" w:eastAsia="Arial" w:hAnsi="Arial" w:cs="Arial"/>
        </w:rPr>
        <w:t>Las que los Pueblos y Comunidades Indígenas reconocen de conformidad con sus sistemas normativos internos, derivados de sus usos y costumbres y que no contravengan la Constitución del Estado Libre y Soberano de Puebla.</w:t>
      </w:r>
    </w:p>
    <w:p w14:paraId="47BCCC28" w14:textId="77777777" w:rsidR="00801E4A" w:rsidRPr="00D41945" w:rsidRDefault="00801E4A" w:rsidP="00F34B74">
      <w:pPr>
        <w:spacing w:line="276" w:lineRule="auto"/>
        <w:jc w:val="both"/>
        <w:rPr>
          <w:rFonts w:ascii="Arial" w:eastAsia="Arial" w:hAnsi="Arial" w:cs="Arial"/>
        </w:rPr>
      </w:pPr>
    </w:p>
    <w:p w14:paraId="30F0F891"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Consentimiento.</w:t>
      </w:r>
      <w:r w:rsidRPr="00D41945">
        <w:rPr>
          <w:rFonts w:ascii="Arial" w:eastAsia="Arial" w:hAnsi="Arial" w:cs="Arial"/>
        </w:rPr>
        <w:t xml:space="preserve"> Es la manifestación de la voluntad de los pueblos y comunidades indígena, afromexicana y personas con discapacidad.</w:t>
      </w:r>
    </w:p>
    <w:p w14:paraId="277CAAF1" w14:textId="77777777" w:rsidR="00801E4A" w:rsidRPr="00D41945" w:rsidRDefault="00801E4A" w:rsidP="00F34B74">
      <w:pPr>
        <w:spacing w:line="276" w:lineRule="auto"/>
        <w:jc w:val="both"/>
        <w:rPr>
          <w:rFonts w:ascii="Arial" w:eastAsia="Arial" w:hAnsi="Arial" w:cs="Arial"/>
        </w:rPr>
      </w:pPr>
    </w:p>
    <w:p w14:paraId="74B6B857"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Consulta indígena.</w:t>
      </w:r>
      <w:r w:rsidRPr="00D41945">
        <w:rPr>
          <w:rFonts w:ascii="Arial" w:eastAsia="Arial" w:hAnsi="Arial" w:cs="Arial"/>
        </w:rPr>
        <w:t xml:space="preserve"> Es un derecho fundamental de los pueblos y comunidad indígena, afromexicana y personas con discapacidad a participar en la toma de decisiones respecto de actos y medidas legislativas y administrativas, que los afecten o sean susceptibles de afectarles, y que debe ser previa, libre, informada, culturalmente adecuada y de buena fe y preferentemente directa, accesible, informada, significativa, de participación efectiva y transparente para las personas con discapacidad. Correlativamente, constituye un </w:t>
      </w:r>
      <w:r w:rsidRPr="00D41945">
        <w:rPr>
          <w:rFonts w:ascii="Arial" w:eastAsia="Arial" w:hAnsi="Arial" w:cs="Arial"/>
        </w:rPr>
        <w:lastRenderedPageBreak/>
        <w:t>deber ineludible del Estado mexicano.</w:t>
      </w:r>
    </w:p>
    <w:p w14:paraId="20CAC4D0" w14:textId="77777777" w:rsidR="00801E4A" w:rsidRPr="00D41945" w:rsidRDefault="00801E4A" w:rsidP="00F34B74">
      <w:pPr>
        <w:spacing w:line="276" w:lineRule="auto"/>
        <w:jc w:val="both"/>
        <w:rPr>
          <w:rFonts w:ascii="Arial" w:eastAsia="Arial" w:hAnsi="Arial" w:cs="Arial"/>
        </w:rPr>
      </w:pPr>
    </w:p>
    <w:p w14:paraId="1DED25EC"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Comunidad indígena:</w:t>
      </w:r>
      <w:r w:rsidRPr="00D41945">
        <w:rPr>
          <w:rFonts w:ascii="Arial" w:eastAsia="Arial" w:hAnsi="Arial" w:cs="Arial"/>
        </w:rPr>
        <w:t xml:space="preserve"> Son aquellas que integran un pueblo indígena y forman una unidad social, política, económica y cultural, asentadas en un territorio y reconocen autoridades propias de acuerdo con sus sistemas normativos.</w:t>
      </w:r>
    </w:p>
    <w:p w14:paraId="2DD497B7" w14:textId="77777777" w:rsidR="00801E4A" w:rsidRPr="00D41945" w:rsidRDefault="00801E4A" w:rsidP="00F34B74">
      <w:pPr>
        <w:spacing w:line="276" w:lineRule="auto"/>
        <w:jc w:val="both"/>
        <w:rPr>
          <w:rFonts w:ascii="Arial" w:eastAsia="Arial" w:hAnsi="Arial" w:cs="Arial"/>
          <w:b/>
        </w:rPr>
      </w:pPr>
    </w:p>
    <w:p w14:paraId="4FCD1E2C"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Culturalmente adecuada</w:t>
      </w:r>
      <w:r w:rsidRPr="00D41945">
        <w:rPr>
          <w:rFonts w:ascii="Arial" w:eastAsia="Arial" w:hAnsi="Arial" w:cs="Arial"/>
        </w:rPr>
        <w:t xml:space="preserve">: La consulta deberá efectuarse a través de mecanismos y procedimientos apropiados a las culturas, lenguas y formas de organización de los pueblos y comunidades indígenas y afromexicanas. Deberá garantizarse a dichos pueblos la plena libertad para decidir a través de sus formas propias de gobierno e instancias de decisión. </w:t>
      </w:r>
    </w:p>
    <w:p w14:paraId="0B0B5DE5" w14:textId="77777777" w:rsidR="00801E4A" w:rsidRPr="00D41945" w:rsidRDefault="00801E4A" w:rsidP="00F34B74">
      <w:pPr>
        <w:spacing w:line="276" w:lineRule="auto"/>
        <w:jc w:val="both"/>
        <w:rPr>
          <w:rFonts w:ascii="Arial" w:eastAsia="Arial" w:hAnsi="Arial" w:cs="Arial"/>
          <w:b/>
        </w:rPr>
      </w:pPr>
    </w:p>
    <w:p w14:paraId="4E1DE0D9"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Educación indígena</w:t>
      </w:r>
      <w:r w:rsidRPr="00D41945">
        <w:rPr>
          <w:rFonts w:ascii="Arial" w:eastAsia="Arial" w:hAnsi="Arial" w:cs="Arial"/>
        </w:rPr>
        <w:t xml:space="preserve">: Responder a la necesidad educativa de promover en todos los habitantes del territorio nacional, pero sobre todo en las niñas, niños y jóvenes, el desarrollo de actitudes de tolerancia y respeto a las diferencias que constituyen la diversidad cultural, tarea en la que la educación básica (inicial, preescolar y primaria) están llamadas a jugar un papel fundamental: Al armonizar y equilibrar las dimensiones étnica, nacional y mundial, al plantear una visión e interrelación igualitaria y dinámica entre las culturas de nuestro país y del mundo, al garantizar la vigencia de las lenguas maternas en todos los órdenes de la vida de sus hablantes, y al afirmar los propios estilos de vida. </w:t>
      </w:r>
    </w:p>
    <w:p w14:paraId="79B10BEB" w14:textId="77777777" w:rsidR="00801E4A" w:rsidRPr="00D41945" w:rsidRDefault="00801E4A" w:rsidP="00F34B74">
      <w:pPr>
        <w:spacing w:line="276" w:lineRule="auto"/>
        <w:jc w:val="both"/>
        <w:rPr>
          <w:rFonts w:ascii="Arial" w:eastAsia="Arial" w:hAnsi="Arial" w:cs="Arial"/>
        </w:rPr>
      </w:pPr>
    </w:p>
    <w:p w14:paraId="182342A4" w14:textId="77777777" w:rsidR="00801E4A" w:rsidRPr="00D41945" w:rsidRDefault="00801E4A" w:rsidP="00F34B74">
      <w:pPr>
        <w:spacing w:line="276" w:lineRule="auto"/>
        <w:jc w:val="both"/>
        <w:rPr>
          <w:rFonts w:ascii="Arial" w:eastAsia="Arial" w:hAnsi="Arial" w:cs="Arial"/>
        </w:rPr>
      </w:pPr>
      <w:r w:rsidRPr="00D41945">
        <w:rPr>
          <w:rFonts w:ascii="Arial" w:eastAsia="Arial" w:hAnsi="Arial" w:cs="Arial"/>
          <w:b/>
        </w:rPr>
        <w:t xml:space="preserve">Foros: </w:t>
      </w:r>
      <w:r w:rsidRPr="00D41945">
        <w:rPr>
          <w:rFonts w:ascii="Arial" w:eastAsia="Arial" w:hAnsi="Arial" w:cs="Arial"/>
        </w:rPr>
        <w:t>Son las instancias de análisis y deliberación, conformadas por autoridades, representantes y ciudadanía perteneciente a los pueblos y comunidades indígenas y afromexicanas del Estado de Puebla, para la toma de decisiones relativas a la consulta indígena.</w:t>
      </w:r>
    </w:p>
    <w:p w14:paraId="1BC04241" w14:textId="77777777" w:rsidR="00801E4A" w:rsidRPr="00D41945" w:rsidRDefault="00801E4A" w:rsidP="00F34B74">
      <w:pPr>
        <w:spacing w:line="276" w:lineRule="auto"/>
        <w:jc w:val="both"/>
        <w:rPr>
          <w:rFonts w:ascii="Arial" w:eastAsia="Arial" w:hAnsi="Arial" w:cs="Arial"/>
        </w:rPr>
      </w:pPr>
    </w:p>
    <w:p w14:paraId="43A7951E" w14:textId="77777777" w:rsidR="00801E4A" w:rsidRPr="00D41945" w:rsidRDefault="00801E4A" w:rsidP="003F6ADC">
      <w:pPr>
        <w:spacing w:line="276" w:lineRule="auto"/>
        <w:jc w:val="both"/>
        <w:rPr>
          <w:rFonts w:ascii="Arial" w:eastAsia="Arial" w:hAnsi="Arial" w:cs="Arial"/>
        </w:rPr>
      </w:pPr>
    </w:p>
    <w:p w14:paraId="3C06C516" w14:textId="77777777" w:rsidR="00801E4A" w:rsidRPr="00D41945" w:rsidRDefault="00801E4A" w:rsidP="00916B0B">
      <w:pPr>
        <w:spacing w:line="276" w:lineRule="auto"/>
        <w:jc w:val="both"/>
        <w:rPr>
          <w:rFonts w:ascii="Arial" w:eastAsia="Arial" w:hAnsi="Arial" w:cs="Arial"/>
        </w:rPr>
      </w:pPr>
    </w:p>
    <w:p w14:paraId="6AC3A452" w14:textId="77777777" w:rsidR="00801E4A" w:rsidRPr="00D41945" w:rsidRDefault="00801E4A" w:rsidP="00916B0B">
      <w:pPr>
        <w:spacing w:line="276" w:lineRule="auto"/>
        <w:jc w:val="both"/>
        <w:rPr>
          <w:rFonts w:ascii="Arial" w:eastAsia="Arial" w:hAnsi="Arial" w:cs="Arial"/>
        </w:rPr>
      </w:pPr>
      <w:r w:rsidRPr="00D41945">
        <w:rPr>
          <w:rFonts w:ascii="Arial" w:eastAsia="Arial" w:hAnsi="Arial" w:cs="Arial"/>
          <w:b/>
        </w:rPr>
        <w:t>Libre:</w:t>
      </w:r>
      <w:r w:rsidRPr="00D41945">
        <w:rPr>
          <w:rFonts w:ascii="Arial" w:eastAsia="Arial" w:hAnsi="Arial" w:cs="Arial"/>
        </w:rPr>
        <w:t xml:space="preserve"> Los sujetos consultados deben expresar su voluntad en libertad, sin ningún tipo de coerción, presión, intimidación o manipulación. 111. Informado: Los sujetos de la consulta deberán tener toda la información sobre la naturaleza de la medida o acto, de manera oportuna, necesaria y suficiente, para que puedan comprender sus implicaciones y tomar una decisión fundada. La información básica deberá contener: los objetivos, alcances y responsables de la medida y su ejecución; los procedimientos para llevarla a cabo; tiempo de duración; lugares susceptibles de afectar; los impactos ambientales, económicos, sociales y culturales; la posible existencia de otras alternativas al proyecto, entre otros aspectos necesarios. La información será presentada en un lenguaje accesible y traducida a las lenguas indígenas que correspondan. </w:t>
      </w:r>
    </w:p>
    <w:p w14:paraId="6E83DAFE" w14:textId="77777777" w:rsidR="00801E4A" w:rsidRPr="00D41945" w:rsidRDefault="00801E4A" w:rsidP="00916B0B">
      <w:pPr>
        <w:spacing w:line="276" w:lineRule="auto"/>
        <w:jc w:val="both"/>
        <w:rPr>
          <w:rFonts w:ascii="Arial" w:eastAsia="Arial" w:hAnsi="Arial" w:cs="Arial"/>
        </w:rPr>
      </w:pPr>
    </w:p>
    <w:p w14:paraId="2A0BBE9D" w14:textId="77777777" w:rsidR="00801E4A" w:rsidRPr="00D41945" w:rsidRDefault="00801E4A" w:rsidP="003F6ADC">
      <w:pPr>
        <w:spacing w:line="276" w:lineRule="auto"/>
        <w:jc w:val="both"/>
        <w:rPr>
          <w:rFonts w:ascii="Arial" w:eastAsia="Arial" w:hAnsi="Arial" w:cs="Arial"/>
        </w:rPr>
      </w:pPr>
    </w:p>
    <w:p w14:paraId="1F9C4622"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Previa:</w:t>
      </w:r>
      <w:r w:rsidRPr="00D41945">
        <w:rPr>
          <w:rFonts w:ascii="Arial" w:eastAsia="Arial" w:hAnsi="Arial" w:cs="Arial"/>
        </w:rPr>
        <w:t xml:space="preserve"> La consulta debe realizarse antes de implementarse cualquier medida legislativa o administrativa que sea susceptible de afectar a los pueblos y comunidades indígenas y afromexicanas, incluyendo cualquier permiso, autorización o estudios relacionados con las medidas que correspondan, garantizando debidamente las exigencias cronológicas del proceso. </w:t>
      </w:r>
    </w:p>
    <w:p w14:paraId="493B4990" w14:textId="77777777" w:rsidR="00801E4A" w:rsidRPr="00D41945" w:rsidRDefault="00801E4A" w:rsidP="00CA549D">
      <w:pPr>
        <w:spacing w:line="276" w:lineRule="auto"/>
        <w:jc w:val="both"/>
        <w:rPr>
          <w:rFonts w:ascii="Arial" w:eastAsia="Arial" w:hAnsi="Arial" w:cs="Arial"/>
        </w:rPr>
      </w:pPr>
    </w:p>
    <w:p w14:paraId="0281F088"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Protocolo:</w:t>
      </w:r>
      <w:r w:rsidRPr="00D41945">
        <w:rPr>
          <w:rFonts w:ascii="Arial" w:eastAsia="Arial" w:hAnsi="Arial" w:cs="Arial"/>
        </w:rPr>
        <w:t xml:space="preserve"> Protocolo para el Proceso de la Consulta Previa, Libre, Informada, Culturalmente Adecuada y de Buena Fe, que permita la reforma de la Ley de Derechos, Cultura Y Desarrollo de los Pueblos y Comunidades Indígenas del Estado de Puebla y de La Ley de Educación del Estado de Puebla, en relación con las Acciones de Inconstitucionalidad 111/2020, Y 131/2020 y su acumulada 186/2020, respectivamente.</w:t>
      </w:r>
    </w:p>
    <w:p w14:paraId="4DF5555E" w14:textId="77777777" w:rsidR="00801E4A" w:rsidRPr="00D41945" w:rsidRDefault="00801E4A" w:rsidP="00CA549D">
      <w:pPr>
        <w:spacing w:line="276" w:lineRule="auto"/>
        <w:jc w:val="both"/>
        <w:rPr>
          <w:rFonts w:ascii="Arial" w:eastAsia="Arial" w:hAnsi="Arial" w:cs="Arial"/>
        </w:rPr>
      </w:pPr>
    </w:p>
    <w:p w14:paraId="57D8C753"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Pueblos Indígenas.</w:t>
      </w:r>
      <w:r w:rsidRPr="00D41945">
        <w:rPr>
          <w:rFonts w:ascii="Arial" w:eastAsia="Arial" w:hAnsi="Arial" w:cs="Arial"/>
        </w:rPr>
        <w:t xml:space="preserve"> Colectividades humanas, descendientes de poblaciones que al inicio de la colonización, habitaban en el territorio de la Entidad, las que han dado continuidad histórica a las instituciones políticas, económicas, sociales y culturales que poseían sus ancestros antes de la conformación del Estado de Puebla, que afirman libre y voluntariamente su pertenencia a cualquiera de los Pueblos señalados en el artículo 2 de la Ley de Derechos, Cultura y Desarrollo de los Pueblos y Comunidades Indígenas del Estado de Puebla.</w:t>
      </w:r>
    </w:p>
    <w:p w14:paraId="32639345" w14:textId="77777777" w:rsidR="00801E4A" w:rsidRPr="00D41945" w:rsidRDefault="00801E4A" w:rsidP="00CA549D">
      <w:pPr>
        <w:spacing w:line="276" w:lineRule="auto"/>
        <w:jc w:val="both"/>
        <w:rPr>
          <w:rFonts w:ascii="Arial" w:eastAsia="Arial" w:hAnsi="Arial" w:cs="Arial"/>
        </w:rPr>
      </w:pPr>
    </w:p>
    <w:p w14:paraId="311588EC"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Pueblos y comunidad afromexicana.</w:t>
      </w:r>
      <w:r w:rsidRPr="00D41945">
        <w:rPr>
          <w:rFonts w:ascii="Arial" w:eastAsia="Arial" w:hAnsi="Arial" w:cs="Arial"/>
        </w:rPr>
        <w:t xml:space="preserve"> Son aquellas que descienden de poblaciones africanas, que fueron trasladadas por la fuerza o se asentaron en el territorio nacional desde la época colonial y que tienen formas propias de organización, social, económica, política y cultural; tienen aspiraciones comunes y afirman libremente su existencia como colectividades culturalmente diferenciadas.</w:t>
      </w:r>
    </w:p>
    <w:p w14:paraId="22328AD2" w14:textId="77777777" w:rsidR="00801E4A" w:rsidRPr="00D41945" w:rsidRDefault="00801E4A" w:rsidP="00CA549D">
      <w:pPr>
        <w:spacing w:line="276" w:lineRule="auto"/>
        <w:jc w:val="both"/>
        <w:rPr>
          <w:rFonts w:ascii="Arial" w:eastAsia="Arial" w:hAnsi="Arial" w:cs="Arial"/>
        </w:rPr>
      </w:pPr>
    </w:p>
    <w:p w14:paraId="2ADFCA94" w14:textId="77777777" w:rsidR="00801E4A" w:rsidRPr="00D41945" w:rsidRDefault="00801E4A" w:rsidP="00CA549D">
      <w:pPr>
        <w:spacing w:line="276" w:lineRule="auto"/>
        <w:jc w:val="both"/>
        <w:rPr>
          <w:rFonts w:ascii="Arial" w:eastAsia="Arial" w:hAnsi="Arial" w:cs="Arial"/>
        </w:rPr>
      </w:pPr>
    </w:p>
    <w:p w14:paraId="666B694E"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Sede</w:t>
      </w:r>
      <w:r w:rsidRPr="00D41945">
        <w:rPr>
          <w:rFonts w:ascii="Arial" w:eastAsia="Arial" w:hAnsi="Arial" w:cs="Arial"/>
        </w:rPr>
        <w:t>. Sitio donde tienen lugar determinadas reuniones o acontecimientos; donde se erige la base de una actividad.</w:t>
      </w:r>
    </w:p>
    <w:p w14:paraId="41B3B17F" w14:textId="77777777" w:rsidR="00801E4A" w:rsidRPr="00D41945" w:rsidRDefault="00801E4A" w:rsidP="00CA549D">
      <w:pPr>
        <w:spacing w:line="276" w:lineRule="auto"/>
        <w:jc w:val="both"/>
        <w:rPr>
          <w:rFonts w:ascii="Arial" w:eastAsia="Arial" w:hAnsi="Arial" w:cs="Arial"/>
        </w:rPr>
      </w:pPr>
    </w:p>
    <w:p w14:paraId="25AD3F03"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Sistemas normativos internos.</w:t>
      </w:r>
      <w:r w:rsidRPr="00D41945">
        <w:rPr>
          <w:rFonts w:ascii="Arial" w:eastAsia="Arial" w:hAnsi="Arial" w:cs="Arial"/>
        </w:rPr>
        <w:t xml:space="preserve"> Conjunto de principios, instituciones, normas orales o escritas, prácticas, acuerdos y decisiones que los pueblos y comunidad indígena reconocen como válidos y vigentes para su organización social, económica, política, jurídica y cultural, así como para el ejercicio de sus formas propias de gobierno, impartición de justicia y la solución de conflictos.</w:t>
      </w:r>
    </w:p>
    <w:p w14:paraId="025722D2" w14:textId="77777777" w:rsidR="00801E4A" w:rsidRPr="00D41945" w:rsidRDefault="00801E4A" w:rsidP="00CA549D">
      <w:pPr>
        <w:spacing w:line="276" w:lineRule="auto"/>
        <w:jc w:val="both"/>
        <w:rPr>
          <w:rFonts w:ascii="Arial" w:eastAsia="Arial" w:hAnsi="Arial" w:cs="Arial"/>
        </w:rPr>
      </w:pPr>
    </w:p>
    <w:p w14:paraId="63DF85C3"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Susceptibilidad de afectación.</w:t>
      </w:r>
      <w:r w:rsidRPr="00D41945">
        <w:rPr>
          <w:rFonts w:ascii="Arial" w:eastAsia="Arial" w:hAnsi="Arial" w:cs="Arial"/>
        </w:rPr>
        <w:t xml:space="preserve"> La posibilidad de que los derechos de los pueblos y comunidades indígena y afromexicana, su vida, forma de organización, cultura, tierras, territorios, recursos naturales y en general su supervivencia, puedan sufrir afectaciones derivadas de una medida legislativa o administrativa implementada por el Estado o por terceras personas. Para la procedencia de la consulta indígena no se requiere que se actualicen las afectaciones.</w:t>
      </w:r>
    </w:p>
    <w:p w14:paraId="111B81E1" w14:textId="77777777" w:rsidR="00801E4A" w:rsidRPr="00D41945" w:rsidRDefault="00801E4A" w:rsidP="00CA549D">
      <w:pPr>
        <w:spacing w:line="276" w:lineRule="auto"/>
        <w:jc w:val="both"/>
        <w:rPr>
          <w:rFonts w:ascii="Arial" w:eastAsia="Arial" w:hAnsi="Arial" w:cs="Arial"/>
        </w:rPr>
      </w:pPr>
    </w:p>
    <w:p w14:paraId="67525EC4" w14:textId="77777777" w:rsidR="00801E4A" w:rsidRPr="00D41945" w:rsidRDefault="00801E4A" w:rsidP="00CA549D">
      <w:pPr>
        <w:spacing w:line="276" w:lineRule="auto"/>
        <w:jc w:val="both"/>
        <w:rPr>
          <w:rFonts w:ascii="Arial" w:eastAsia="Arial" w:hAnsi="Arial" w:cs="Arial"/>
        </w:rPr>
      </w:pPr>
      <w:r w:rsidRPr="00D41945">
        <w:rPr>
          <w:rFonts w:ascii="Arial" w:eastAsia="Arial" w:hAnsi="Arial" w:cs="Arial"/>
          <w:b/>
        </w:rPr>
        <w:t>Usos y Costumbres.</w:t>
      </w:r>
      <w:r w:rsidRPr="00D41945">
        <w:rPr>
          <w:rFonts w:ascii="Arial" w:eastAsia="Arial" w:hAnsi="Arial" w:cs="Arial"/>
        </w:rPr>
        <w:t xml:space="preserve"> Base fundamental de los sistemas normativos internos y que constituye el rasgo característico que los individualiza.</w:t>
      </w:r>
    </w:p>
    <w:p w14:paraId="1AD86357" w14:textId="77777777" w:rsidR="00EF0426" w:rsidRPr="00D41945" w:rsidRDefault="00EF0426" w:rsidP="00CA549D">
      <w:pPr>
        <w:pStyle w:val="Textoindependiente"/>
        <w:spacing w:before="7"/>
        <w:jc w:val="both"/>
        <w:rPr>
          <w:color w:val="FF0000"/>
          <w:sz w:val="27"/>
          <w:lang w:val="es-MX"/>
        </w:rPr>
      </w:pPr>
    </w:p>
    <w:p w14:paraId="7A67B427" w14:textId="77777777" w:rsidR="00EF0426" w:rsidRPr="00D41945" w:rsidRDefault="008F73EB" w:rsidP="007414D5">
      <w:pPr>
        <w:tabs>
          <w:tab w:val="left" w:pos="514"/>
        </w:tabs>
        <w:spacing w:before="1"/>
        <w:rPr>
          <w:b/>
          <w:sz w:val="24"/>
          <w:lang w:val="es-MX"/>
        </w:rPr>
      </w:pPr>
      <w:r w:rsidRPr="00D41945">
        <w:rPr>
          <w:b/>
          <w:sz w:val="24"/>
          <w:lang w:val="es-MX"/>
        </w:rPr>
        <w:t>Materia de la Consulta</w:t>
      </w:r>
    </w:p>
    <w:p w14:paraId="77773B2B" w14:textId="77777777" w:rsidR="00EF0426" w:rsidRPr="00D41945" w:rsidRDefault="00EF0426">
      <w:pPr>
        <w:pStyle w:val="Textoindependiente"/>
        <w:spacing w:before="1"/>
        <w:rPr>
          <w:rFonts w:ascii="Arial"/>
          <w:b/>
          <w:sz w:val="31"/>
          <w:lang w:val="es-MX"/>
        </w:rPr>
      </w:pPr>
    </w:p>
    <w:p w14:paraId="2B825829" w14:textId="7F407A1A" w:rsidR="00EF0426" w:rsidRPr="00D41945" w:rsidRDefault="008F73EB" w:rsidP="00681A40">
      <w:pPr>
        <w:pStyle w:val="Textoindependiente"/>
        <w:spacing w:line="276" w:lineRule="auto"/>
        <w:ind w:left="112" w:right="109"/>
        <w:jc w:val="both"/>
        <w:rPr>
          <w:lang w:val="es-MX"/>
        </w:rPr>
      </w:pPr>
      <w:r w:rsidRPr="00D41945">
        <w:rPr>
          <w:lang w:val="es-MX"/>
        </w:rPr>
        <w:t>Serán materia de la consulta los principios y criterios para reformar la Ley de Derechos, Cultura</w:t>
      </w:r>
      <w:r w:rsidRPr="00D41945">
        <w:rPr>
          <w:spacing w:val="1"/>
          <w:lang w:val="es-MX"/>
        </w:rPr>
        <w:t xml:space="preserve"> </w:t>
      </w:r>
      <w:r w:rsidRPr="00D41945">
        <w:rPr>
          <w:lang w:val="es-MX"/>
        </w:rPr>
        <w:t>y Desarrollo de los Pueblos y Comunidades Indígenas del Estado de Puebla que correspondan,</w:t>
      </w:r>
      <w:r w:rsidRPr="00D41945">
        <w:rPr>
          <w:spacing w:val="-64"/>
          <w:lang w:val="es-MX"/>
        </w:rPr>
        <w:t xml:space="preserve"> </w:t>
      </w:r>
      <w:r w:rsidRPr="00D41945">
        <w:rPr>
          <w:lang w:val="es-MX"/>
        </w:rPr>
        <w:t>a</w:t>
      </w:r>
      <w:r w:rsidRPr="00D41945">
        <w:rPr>
          <w:spacing w:val="1"/>
          <w:lang w:val="es-MX"/>
        </w:rPr>
        <w:t xml:space="preserve"> </w:t>
      </w:r>
      <w:r w:rsidRPr="00D41945">
        <w:rPr>
          <w:lang w:val="es-MX"/>
        </w:rPr>
        <w:t>fin</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garantizar</w:t>
      </w:r>
      <w:r w:rsidRPr="00D41945">
        <w:rPr>
          <w:spacing w:val="1"/>
          <w:lang w:val="es-MX"/>
        </w:rPr>
        <w:t xml:space="preserve"> </w:t>
      </w:r>
      <w:r w:rsidRPr="00D41945">
        <w:rPr>
          <w:lang w:val="es-MX"/>
        </w:rPr>
        <w:t>el</w:t>
      </w:r>
      <w:r w:rsidRPr="00D41945">
        <w:rPr>
          <w:spacing w:val="1"/>
          <w:lang w:val="es-MX"/>
        </w:rPr>
        <w:t xml:space="preserve"> </w:t>
      </w:r>
      <w:r w:rsidRPr="00D41945">
        <w:rPr>
          <w:lang w:val="es-MX"/>
        </w:rPr>
        <w:t>reconocimiento</w:t>
      </w:r>
      <w:r w:rsidRPr="00D41945">
        <w:rPr>
          <w:spacing w:val="1"/>
          <w:lang w:val="es-MX"/>
        </w:rPr>
        <w:t xml:space="preserve"> </w:t>
      </w:r>
      <w:r w:rsidRPr="00D41945">
        <w:rPr>
          <w:lang w:val="es-MX"/>
        </w:rPr>
        <w:t>pleno</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los</w:t>
      </w:r>
      <w:r w:rsidRPr="00D41945">
        <w:rPr>
          <w:spacing w:val="1"/>
          <w:lang w:val="es-MX"/>
        </w:rPr>
        <w:t xml:space="preserve"> </w:t>
      </w:r>
      <w:r w:rsidRPr="00D41945">
        <w:rPr>
          <w:lang w:val="es-MX"/>
        </w:rPr>
        <w:t>derechos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los</w:t>
      </w:r>
      <w:r w:rsidRPr="00D41945">
        <w:rPr>
          <w:spacing w:val="1"/>
          <w:lang w:val="es-MX"/>
        </w:rPr>
        <w:t xml:space="preserve"> </w:t>
      </w:r>
      <w:r w:rsidRPr="00D41945">
        <w:rPr>
          <w:lang w:val="es-MX"/>
        </w:rPr>
        <w:t>pueblos</w:t>
      </w:r>
      <w:r w:rsidRPr="00D41945">
        <w:rPr>
          <w:spacing w:val="1"/>
          <w:lang w:val="es-MX"/>
        </w:rPr>
        <w:t xml:space="preserve"> </w:t>
      </w:r>
      <w:r w:rsidRPr="00D41945">
        <w:rPr>
          <w:lang w:val="es-MX"/>
        </w:rPr>
        <w:t>indígenas</w:t>
      </w:r>
      <w:r w:rsidRPr="00D41945">
        <w:rPr>
          <w:spacing w:val="1"/>
          <w:lang w:val="es-MX"/>
        </w:rPr>
        <w:t xml:space="preserve"> </w:t>
      </w:r>
      <w:r w:rsidRPr="00D41945">
        <w:rPr>
          <w:lang w:val="es-MX"/>
        </w:rPr>
        <w:t>y</w:t>
      </w:r>
      <w:r w:rsidRPr="00D41945">
        <w:rPr>
          <w:spacing w:val="1"/>
          <w:lang w:val="es-MX"/>
        </w:rPr>
        <w:t xml:space="preserve"> </w:t>
      </w:r>
      <w:r w:rsidRPr="00D41945">
        <w:rPr>
          <w:lang w:val="es-MX"/>
        </w:rPr>
        <w:t>afromexicano</w:t>
      </w:r>
      <w:r w:rsidR="00681A40" w:rsidRPr="00D41945">
        <w:rPr>
          <w:lang w:val="es-MX"/>
        </w:rPr>
        <w:t xml:space="preserve">. </w:t>
      </w:r>
    </w:p>
    <w:p w14:paraId="679927D6" w14:textId="77777777" w:rsidR="00681A40" w:rsidRPr="00D41945" w:rsidRDefault="00681A40" w:rsidP="00681A40">
      <w:pPr>
        <w:pStyle w:val="Textoindependiente"/>
        <w:spacing w:line="276" w:lineRule="auto"/>
        <w:ind w:left="112" w:right="109"/>
        <w:jc w:val="both"/>
        <w:rPr>
          <w:sz w:val="27"/>
          <w:lang w:val="es-MX"/>
        </w:rPr>
      </w:pPr>
    </w:p>
    <w:p w14:paraId="427CE7F9" w14:textId="0B6CCDE7" w:rsidR="00EF0426" w:rsidRPr="00D41945" w:rsidRDefault="00681A40">
      <w:pPr>
        <w:pStyle w:val="Textoindependiente"/>
        <w:spacing w:line="276" w:lineRule="auto"/>
        <w:ind w:left="112" w:right="109"/>
        <w:jc w:val="both"/>
        <w:rPr>
          <w:lang w:val="es-MX"/>
        </w:rPr>
      </w:pPr>
      <w:r w:rsidRPr="00D41945">
        <w:rPr>
          <w:lang w:val="es-MX"/>
        </w:rPr>
        <w:t>L</w:t>
      </w:r>
      <w:r w:rsidR="008F73EB" w:rsidRPr="00D41945">
        <w:rPr>
          <w:lang w:val="es-MX"/>
        </w:rPr>
        <w:t>os</w:t>
      </w:r>
      <w:r w:rsidR="008F73EB" w:rsidRPr="00D41945">
        <w:rPr>
          <w:spacing w:val="-9"/>
          <w:lang w:val="es-MX"/>
        </w:rPr>
        <w:t xml:space="preserve"> </w:t>
      </w:r>
      <w:r w:rsidR="008F73EB" w:rsidRPr="00D41945">
        <w:rPr>
          <w:lang w:val="es-MX"/>
        </w:rPr>
        <w:t>principios</w:t>
      </w:r>
      <w:r w:rsidR="008F73EB" w:rsidRPr="00D41945">
        <w:rPr>
          <w:spacing w:val="-9"/>
          <w:lang w:val="es-MX"/>
        </w:rPr>
        <w:t xml:space="preserve"> </w:t>
      </w:r>
      <w:r w:rsidR="008F73EB" w:rsidRPr="00D41945">
        <w:rPr>
          <w:lang w:val="es-MX"/>
        </w:rPr>
        <w:t>y</w:t>
      </w:r>
      <w:r w:rsidR="008F73EB" w:rsidRPr="00D41945">
        <w:rPr>
          <w:spacing w:val="-9"/>
          <w:lang w:val="es-MX"/>
        </w:rPr>
        <w:t xml:space="preserve"> </w:t>
      </w:r>
      <w:r w:rsidR="008F73EB" w:rsidRPr="00D41945">
        <w:rPr>
          <w:lang w:val="es-MX"/>
        </w:rPr>
        <w:t>criterios</w:t>
      </w:r>
      <w:r w:rsidR="008F73EB" w:rsidRPr="00D41945">
        <w:rPr>
          <w:spacing w:val="-9"/>
          <w:lang w:val="es-MX"/>
        </w:rPr>
        <w:t xml:space="preserve"> </w:t>
      </w:r>
      <w:r w:rsidR="008F73EB" w:rsidRPr="00D41945">
        <w:rPr>
          <w:lang w:val="es-MX"/>
        </w:rPr>
        <w:t>para</w:t>
      </w:r>
      <w:r w:rsidR="008F73EB" w:rsidRPr="00D41945">
        <w:rPr>
          <w:spacing w:val="-9"/>
          <w:lang w:val="es-MX"/>
        </w:rPr>
        <w:t xml:space="preserve"> </w:t>
      </w:r>
      <w:r w:rsidR="008F73EB" w:rsidRPr="00D41945">
        <w:rPr>
          <w:lang w:val="es-MX"/>
        </w:rPr>
        <w:t>reformar</w:t>
      </w:r>
      <w:r w:rsidR="008F73EB" w:rsidRPr="00D41945">
        <w:rPr>
          <w:spacing w:val="-9"/>
          <w:lang w:val="es-MX"/>
        </w:rPr>
        <w:t xml:space="preserve"> </w:t>
      </w:r>
      <w:r w:rsidR="008F73EB" w:rsidRPr="00D41945">
        <w:rPr>
          <w:lang w:val="es-MX"/>
        </w:rPr>
        <w:t>la</w:t>
      </w:r>
      <w:r w:rsidR="008F73EB" w:rsidRPr="00D41945">
        <w:rPr>
          <w:spacing w:val="-9"/>
          <w:lang w:val="es-MX"/>
        </w:rPr>
        <w:t xml:space="preserve"> </w:t>
      </w:r>
      <w:r w:rsidR="008F73EB" w:rsidRPr="00D41945">
        <w:rPr>
          <w:lang w:val="es-MX"/>
        </w:rPr>
        <w:t>Ley</w:t>
      </w:r>
      <w:r w:rsidR="008F73EB" w:rsidRPr="00D41945">
        <w:rPr>
          <w:spacing w:val="-9"/>
          <w:lang w:val="es-MX"/>
        </w:rPr>
        <w:t xml:space="preserve"> </w:t>
      </w:r>
      <w:r w:rsidR="008F73EB" w:rsidRPr="00D41945">
        <w:rPr>
          <w:lang w:val="es-MX"/>
        </w:rPr>
        <w:t>de</w:t>
      </w:r>
      <w:r w:rsidR="008F73EB" w:rsidRPr="00D41945">
        <w:rPr>
          <w:spacing w:val="-9"/>
          <w:lang w:val="es-MX"/>
        </w:rPr>
        <w:t xml:space="preserve"> </w:t>
      </w:r>
      <w:r w:rsidR="008F73EB" w:rsidRPr="00D41945">
        <w:rPr>
          <w:lang w:val="es-MX"/>
        </w:rPr>
        <w:t>Educación</w:t>
      </w:r>
      <w:r w:rsidR="008F73EB" w:rsidRPr="00D41945">
        <w:rPr>
          <w:spacing w:val="-65"/>
          <w:lang w:val="es-MX"/>
        </w:rPr>
        <w:t xml:space="preserve"> </w:t>
      </w:r>
      <w:r w:rsidR="008F73EB" w:rsidRPr="00D41945">
        <w:rPr>
          <w:lang w:val="es-MX"/>
        </w:rPr>
        <w:t>del Estado de Puebla, a fin de garantizar el derecho a la educación con pertinencia cultural y</w:t>
      </w:r>
      <w:r w:rsidR="008F73EB" w:rsidRPr="00D41945">
        <w:rPr>
          <w:spacing w:val="1"/>
          <w:lang w:val="es-MX"/>
        </w:rPr>
        <w:t xml:space="preserve"> </w:t>
      </w:r>
      <w:r w:rsidR="008F73EB" w:rsidRPr="00D41945">
        <w:rPr>
          <w:lang w:val="es-MX"/>
        </w:rPr>
        <w:t>lingüística,</w:t>
      </w:r>
      <w:r w:rsidR="008F73EB" w:rsidRPr="00D41945">
        <w:rPr>
          <w:spacing w:val="1"/>
          <w:lang w:val="es-MX"/>
        </w:rPr>
        <w:t xml:space="preserve"> </w:t>
      </w:r>
      <w:r w:rsidR="008F73EB" w:rsidRPr="00D41945">
        <w:rPr>
          <w:lang w:val="es-MX"/>
        </w:rPr>
        <w:t>en</w:t>
      </w:r>
      <w:r w:rsidR="008F73EB" w:rsidRPr="00D41945">
        <w:rPr>
          <w:spacing w:val="1"/>
          <w:lang w:val="es-MX"/>
        </w:rPr>
        <w:t xml:space="preserve"> </w:t>
      </w:r>
      <w:r w:rsidR="008F73EB" w:rsidRPr="00D41945">
        <w:rPr>
          <w:lang w:val="es-MX"/>
        </w:rPr>
        <w:t>todo</w:t>
      </w:r>
      <w:r w:rsidR="008F73EB" w:rsidRPr="00D41945">
        <w:rPr>
          <w:spacing w:val="1"/>
          <w:lang w:val="es-MX"/>
        </w:rPr>
        <w:t xml:space="preserve"> </w:t>
      </w:r>
      <w:r w:rsidR="008F73EB" w:rsidRPr="00D41945">
        <w:rPr>
          <w:lang w:val="es-MX"/>
        </w:rPr>
        <w:t>el</w:t>
      </w:r>
      <w:r w:rsidR="008F73EB" w:rsidRPr="00D41945">
        <w:rPr>
          <w:spacing w:val="1"/>
          <w:lang w:val="es-MX"/>
        </w:rPr>
        <w:t xml:space="preserve"> </w:t>
      </w:r>
      <w:r w:rsidR="008F73EB" w:rsidRPr="00D41945">
        <w:rPr>
          <w:lang w:val="es-MX"/>
        </w:rPr>
        <w:t>sistema</w:t>
      </w:r>
      <w:r w:rsidR="008F73EB" w:rsidRPr="00D41945">
        <w:rPr>
          <w:spacing w:val="1"/>
          <w:lang w:val="es-MX"/>
        </w:rPr>
        <w:t xml:space="preserve"> </w:t>
      </w:r>
      <w:r w:rsidR="008F73EB" w:rsidRPr="00D41945">
        <w:rPr>
          <w:lang w:val="es-MX"/>
        </w:rPr>
        <w:t>educativo</w:t>
      </w:r>
      <w:r w:rsidR="008F73EB" w:rsidRPr="00D41945">
        <w:rPr>
          <w:spacing w:val="1"/>
          <w:lang w:val="es-MX"/>
        </w:rPr>
        <w:t xml:space="preserve"> </w:t>
      </w:r>
      <w:r w:rsidR="008F73EB" w:rsidRPr="00D41945">
        <w:rPr>
          <w:lang w:val="es-MX"/>
        </w:rPr>
        <w:t>que</w:t>
      </w:r>
      <w:r w:rsidR="008F73EB" w:rsidRPr="00D41945">
        <w:rPr>
          <w:spacing w:val="1"/>
          <w:lang w:val="es-MX"/>
        </w:rPr>
        <w:t xml:space="preserve"> </w:t>
      </w:r>
      <w:r w:rsidR="008F73EB" w:rsidRPr="00D41945">
        <w:rPr>
          <w:lang w:val="es-MX"/>
        </w:rPr>
        <w:t>ofrece</w:t>
      </w:r>
      <w:r w:rsidR="008F73EB" w:rsidRPr="00D41945">
        <w:rPr>
          <w:spacing w:val="1"/>
          <w:lang w:val="es-MX"/>
        </w:rPr>
        <w:t xml:space="preserve"> </w:t>
      </w:r>
      <w:r w:rsidR="008F73EB" w:rsidRPr="00D41945">
        <w:rPr>
          <w:lang w:val="es-MX"/>
        </w:rPr>
        <w:t>el</w:t>
      </w:r>
      <w:r w:rsidR="008F73EB" w:rsidRPr="00D41945">
        <w:rPr>
          <w:spacing w:val="1"/>
          <w:lang w:val="es-MX"/>
        </w:rPr>
        <w:t xml:space="preserve"> </w:t>
      </w:r>
      <w:r w:rsidR="008F73EB" w:rsidRPr="00D41945">
        <w:rPr>
          <w:lang w:val="es-MX"/>
        </w:rPr>
        <w:t>estado,</w:t>
      </w:r>
      <w:r w:rsidR="008F73EB" w:rsidRPr="00D41945">
        <w:rPr>
          <w:spacing w:val="1"/>
          <w:lang w:val="es-MX"/>
        </w:rPr>
        <w:t xml:space="preserve"> </w:t>
      </w:r>
      <w:r w:rsidR="008F73EB" w:rsidRPr="00D41945">
        <w:rPr>
          <w:lang w:val="es-MX"/>
        </w:rPr>
        <w:t>en relación con</w:t>
      </w:r>
      <w:r w:rsidR="008F73EB" w:rsidRPr="00D41945">
        <w:rPr>
          <w:spacing w:val="1"/>
          <w:lang w:val="es-MX"/>
        </w:rPr>
        <w:t xml:space="preserve"> </w:t>
      </w:r>
      <w:r w:rsidR="008F73EB" w:rsidRPr="00D41945">
        <w:rPr>
          <w:lang w:val="es-MX"/>
        </w:rPr>
        <w:t>cualquier</w:t>
      </w:r>
      <w:r w:rsidR="008F73EB" w:rsidRPr="00D41945">
        <w:rPr>
          <w:spacing w:val="65"/>
          <w:lang w:val="es-MX"/>
        </w:rPr>
        <w:t xml:space="preserve"> </w:t>
      </w:r>
      <w:r w:rsidR="008F73EB" w:rsidRPr="00D41945">
        <w:rPr>
          <w:lang w:val="es-MX"/>
        </w:rPr>
        <w:t>aspecto</w:t>
      </w:r>
      <w:r w:rsidR="008F73EB" w:rsidRPr="00D41945">
        <w:rPr>
          <w:spacing w:val="65"/>
          <w:lang w:val="es-MX"/>
        </w:rPr>
        <w:t xml:space="preserve"> </w:t>
      </w:r>
      <w:r w:rsidR="008F73EB" w:rsidRPr="00D41945">
        <w:rPr>
          <w:lang w:val="es-MX"/>
        </w:rPr>
        <w:t>regulado</w:t>
      </w:r>
      <w:r w:rsidR="008F73EB" w:rsidRPr="00D41945">
        <w:rPr>
          <w:spacing w:val="66"/>
          <w:lang w:val="es-MX"/>
        </w:rPr>
        <w:t xml:space="preserve"> </w:t>
      </w:r>
      <w:r w:rsidR="008F73EB" w:rsidRPr="00D41945">
        <w:rPr>
          <w:lang w:val="es-MX"/>
        </w:rPr>
        <w:t>en</w:t>
      </w:r>
      <w:r w:rsidR="008F73EB" w:rsidRPr="00D41945">
        <w:rPr>
          <w:spacing w:val="65"/>
          <w:lang w:val="es-MX"/>
        </w:rPr>
        <w:t xml:space="preserve"> </w:t>
      </w:r>
      <w:r w:rsidR="008F73EB" w:rsidRPr="00D41945">
        <w:rPr>
          <w:lang w:val="es-MX"/>
        </w:rPr>
        <w:t>la</w:t>
      </w:r>
      <w:r w:rsidR="008F73EB" w:rsidRPr="00D41945">
        <w:rPr>
          <w:spacing w:val="66"/>
          <w:lang w:val="es-MX"/>
        </w:rPr>
        <w:t xml:space="preserve"> </w:t>
      </w:r>
      <w:r w:rsidR="008F73EB" w:rsidRPr="00D41945">
        <w:rPr>
          <w:lang w:val="es-MX"/>
        </w:rPr>
        <w:t>Ley</w:t>
      </w:r>
      <w:r w:rsidR="008F73EB" w:rsidRPr="00D41945">
        <w:rPr>
          <w:spacing w:val="65"/>
          <w:lang w:val="es-MX"/>
        </w:rPr>
        <w:t xml:space="preserve"> </w:t>
      </w:r>
      <w:r w:rsidR="008F73EB" w:rsidRPr="00D41945">
        <w:rPr>
          <w:lang w:val="es-MX"/>
        </w:rPr>
        <w:t>que</w:t>
      </w:r>
      <w:r w:rsidR="008F73EB" w:rsidRPr="00D41945">
        <w:rPr>
          <w:spacing w:val="66"/>
          <w:lang w:val="es-MX"/>
        </w:rPr>
        <w:t xml:space="preserve"> </w:t>
      </w:r>
      <w:r w:rsidR="008F73EB" w:rsidRPr="00D41945">
        <w:rPr>
          <w:lang w:val="es-MX"/>
        </w:rPr>
        <w:t>esté</w:t>
      </w:r>
      <w:r w:rsidR="008F73EB" w:rsidRPr="00D41945">
        <w:rPr>
          <w:spacing w:val="65"/>
          <w:lang w:val="es-MX"/>
        </w:rPr>
        <w:t xml:space="preserve"> </w:t>
      </w:r>
      <w:r w:rsidR="008F73EB" w:rsidRPr="00D41945">
        <w:rPr>
          <w:lang w:val="es-MX"/>
        </w:rPr>
        <w:t>relacionado</w:t>
      </w:r>
      <w:r w:rsidR="008F73EB" w:rsidRPr="00D41945">
        <w:rPr>
          <w:spacing w:val="65"/>
          <w:lang w:val="es-MX"/>
        </w:rPr>
        <w:t xml:space="preserve"> </w:t>
      </w:r>
      <w:r w:rsidR="008F73EB" w:rsidRPr="00D41945">
        <w:rPr>
          <w:lang w:val="es-MX"/>
        </w:rPr>
        <w:t>directamente</w:t>
      </w:r>
      <w:r w:rsidR="008F73EB" w:rsidRPr="00D41945">
        <w:rPr>
          <w:spacing w:val="66"/>
          <w:lang w:val="es-MX"/>
        </w:rPr>
        <w:t xml:space="preserve"> </w:t>
      </w:r>
      <w:r w:rsidR="008F73EB" w:rsidRPr="00D41945">
        <w:rPr>
          <w:lang w:val="es-MX"/>
        </w:rPr>
        <w:t>con</w:t>
      </w:r>
      <w:r w:rsidR="008F73EB" w:rsidRPr="00D41945">
        <w:rPr>
          <w:spacing w:val="65"/>
          <w:lang w:val="es-MX"/>
        </w:rPr>
        <w:t xml:space="preserve"> </w:t>
      </w:r>
      <w:r w:rsidR="008F73EB" w:rsidRPr="00D41945">
        <w:rPr>
          <w:lang w:val="es-MX"/>
        </w:rPr>
        <w:t>la</w:t>
      </w:r>
      <w:r w:rsidR="008F73EB" w:rsidRPr="00D41945">
        <w:rPr>
          <w:spacing w:val="66"/>
          <w:lang w:val="es-MX"/>
        </w:rPr>
        <w:t xml:space="preserve"> </w:t>
      </w:r>
      <w:r w:rsidR="008F73EB" w:rsidRPr="00D41945">
        <w:rPr>
          <w:lang w:val="es-MX"/>
        </w:rPr>
        <w:t>condición</w:t>
      </w:r>
      <w:r w:rsidR="008F73EB" w:rsidRPr="00D41945">
        <w:rPr>
          <w:spacing w:val="-65"/>
          <w:lang w:val="es-MX"/>
        </w:rPr>
        <w:t xml:space="preserve"> </w:t>
      </w:r>
      <w:r w:rsidR="008F73EB" w:rsidRPr="00D41945">
        <w:rPr>
          <w:lang w:val="es-MX"/>
        </w:rPr>
        <w:t>indígena.</w:t>
      </w:r>
    </w:p>
    <w:p w14:paraId="4CDC1572" w14:textId="77777777" w:rsidR="00EF0426" w:rsidRPr="00D41945" w:rsidRDefault="00EF0426">
      <w:pPr>
        <w:pStyle w:val="Textoindependiente"/>
        <w:spacing w:before="7"/>
        <w:rPr>
          <w:sz w:val="27"/>
          <w:lang w:val="es-MX"/>
        </w:rPr>
      </w:pPr>
    </w:p>
    <w:p w14:paraId="322F9606" w14:textId="77777777" w:rsidR="00EF0426" w:rsidRPr="00D41945" w:rsidRDefault="008F73EB">
      <w:pPr>
        <w:pStyle w:val="Textoindependiente"/>
        <w:spacing w:before="1" w:line="276" w:lineRule="auto"/>
        <w:ind w:left="112" w:right="109"/>
        <w:jc w:val="both"/>
        <w:rPr>
          <w:lang w:val="es-MX"/>
        </w:rPr>
      </w:pPr>
      <w:r w:rsidRPr="00D41945">
        <w:rPr>
          <w:lang w:val="es-MX"/>
        </w:rPr>
        <w:t>En</w:t>
      </w:r>
      <w:r w:rsidRPr="00D41945">
        <w:rPr>
          <w:spacing w:val="-2"/>
          <w:lang w:val="es-MX"/>
        </w:rPr>
        <w:t xml:space="preserve"> </w:t>
      </w:r>
      <w:r w:rsidRPr="00D41945">
        <w:rPr>
          <w:lang w:val="es-MX"/>
        </w:rPr>
        <w:t>el</w:t>
      </w:r>
      <w:r w:rsidRPr="00D41945">
        <w:rPr>
          <w:spacing w:val="-1"/>
          <w:lang w:val="es-MX"/>
        </w:rPr>
        <w:t xml:space="preserve"> </w:t>
      </w:r>
      <w:r w:rsidRPr="00D41945">
        <w:rPr>
          <w:lang w:val="es-MX"/>
        </w:rPr>
        <w:t>entendido</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que</w:t>
      </w:r>
      <w:r w:rsidRPr="00D41945">
        <w:rPr>
          <w:spacing w:val="-1"/>
          <w:lang w:val="es-MX"/>
        </w:rPr>
        <w:t xml:space="preserve"> </w:t>
      </w:r>
      <w:r w:rsidRPr="00D41945">
        <w:rPr>
          <w:lang w:val="es-MX"/>
        </w:rPr>
        <w:t>la</w:t>
      </w:r>
      <w:r w:rsidRPr="00D41945">
        <w:rPr>
          <w:spacing w:val="-1"/>
          <w:lang w:val="es-MX"/>
        </w:rPr>
        <w:t xml:space="preserve"> </w:t>
      </w:r>
      <w:r w:rsidRPr="00D41945">
        <w:rPr>
          <w:lang w:val="es-MX"/>
        </w:rPr>
        <w:t>consulta</w:t>
      </w:r>
      <w:r w:rsidRPr="00D41945">
        <w:rPr>
          <w:spacing w:val="-1"/>
          <w:lang w:val="es-MX"/>
        </w:rPr>
        <w:t xml:space="preserve"> </w:t>
      </w:r>
      <w:r w:rsidRPr="00D41945">
        <w:rPr>
          <w:lang w:val="es-MX"/>
        </w:rPr>
        <w:t>no</w:t>
      </w:r>
      <w:r w:rsidRPr="00D41945">
        <w:rPr>
          <w:spacing w:val="-2"/>
          <w:lang w:val="es-MX"/>
        </w:rPr>
        <w:t xml:space="preserve"> </w:t>
      </w:r>
      <w:r w:rsidRPr="00D41945">
        <w:rPr>
          <w:lang w:val="es-MX"/>
        </w:rPr>
        <w:t>se</w:t>
      </w:r>
      <w:r w:rsidRPr="00D41945">
        <w:rPr>
          <w:spacing w:val="-1"/>
          <w:lang w:val="es-MX"/>
        </w:rPr>
        <w:t xml:space="preserve"> </w:t>
      </w:r>
      <w:r w:rsidRPr="00D41945">
        <w:rPr>
          <w:lang w:val="es-MX"/>
        </w:rPr>
        <w:t>limitará</w:t>
      </w:r>
      <w:r w:rsidRPr="00D41945">
        <w:rPr>
          <w:spacing w:val="-1"/>
          <w:lang w:val="es-MX"/>
        </w:rPr>
        <w:t xml:space="preserve"> </w:t>
      </w:r>
      <w:r w:rsidRPr="00D41945">
        <w:rPr>
          <w:lang w:val="es-MX"/>
        </w:rPr>
        <w:t>a</w:t>
      </w:r>
      <w:r w:rsidRPr="00D41945">
        <w:rPr>
          <w:spacing w:val="-1"/>
          <w:lang w:val="es-MX"/>
        </w:rPr>
        <w:t xml:space="preserve"> </w:t>
      </w:r>
      <w:r w:rsidRPr="00D41945">
        <w:rPr>
          <w:lang w:val="es-MX"/>
        </w:rPr>
        <w:t>los</w:t>
      </w:r>
      <w:r w:rsidRPr="00D41945">
        <w:rPr>
          <w:spacing w:val="-1"/>
          <w:lang w:val="es-MX"/>
        </w:rPr>
        <w:t xml:space="preserve"> </w:t>
      </w:r>
      <w:r w:rsidRPr="00D41945">
        <w:rPr>
          <w:lang w:val="es-MX"/>
        </w:rPr>
        <w:t>artículos</w:t>
      </w:r>
      <w:r w:rsidRPr="00D41945">
        <w:rPr>
          <w:spacing w:val="-1"/>
          <w:lang w:val="es-MX"/>
        </w:rPr>
        <w:t xml:space="preserve"> </w:t>
      </w:r>
      <w:r w:rsidRPr="00D41945">
        <w:rPr>
          <w:lang w:val="es-MX"/>
        </w:rPr>
        <w:t>declarados</w:t>
      </w:r>
      <w:r w:rsidRPr="00D41945">
        <w:rPr>
          <w:spacing w:val="-1"/>
          <w:lang w:val="es-MX"/>
        </w:rPr>
        <w:t xml:space="preserve"> </w:t>
      </w:r>
      <w:r w:rsidRPr="00D41945">
        <w:rPr>
          <w:lang w:val="es-MX"/>
        </w:rPr>
        <w:t>inconstitucionales</w:t>
      </w:r>
      <w:r w:rsidRPr="00D41945">
        <w:rPr>
          <w:spacing w:val="-1"/>
          <w:lang w:val="es-MX"/>
        </w:rPr>
        <w:t xml:space="preserve"> </w:t>
      </w:r>
      <w:r w:rsidRPr="00D41945">
        <w:rPr>
          <w:lang w:val="es-MX"/>
        </w:rPr>
        <w:t>en</w:t>
      </w:r>
      <w:r w:rsidRPr="00D41945">
        <w:rPr>
          <w:spacing w:val="-65"/>
          <w:lang w:val="es-MX"/>
        </w:rPr>
        <w:t xml:space="preserve"> </w:t>
      </w:r>
      <w:r w:rsidRPr="00D41945">
        <w:rPr>
          <w:lang w:val="es-MX"/>
        </w:rPr>
        <w:lastRenderedPageBreak/>
        <w:t>cada</w:t>
      </w:r>
      <w:r w:rsidRPr="00D41945">
        <w:rPr>
          <w:spacing w:val="-3"/>
          <w:lang w:val="es-MX"/>
        </w:rPr>
        <w:t xml:space="preserve"> </w:t>
      </w:r>
      <w:r w:rsidRPr="00D41945">
        <w:rPr>
          <w:lang w:val="es-MX"/>
        </w:rPr>
        <w:t>Resolución,</w:t>
      </w:r>
      <w:r w:rsidRPr="00D41945">
        <w:rPr>
          <w:spacing w:val="-3"/>
          <w:lang w:val="es-MX"/>
        </w:rPr>
        <w:t xml:space="preserve"> </w:t>
      </w:r>
      <w:r w:rsidRPr="00D41945">
        <w:rPr>
          <w:lang w:val="es-MX"/>
        </w:rPr>
        <w:t>sino</w:t>
      </w:r>
      <w:r w:rsidRPr="00D41945">
        <w:rPr>
          <w:spacing w:val="-3"/>
          <w:lang w:val="es-MX"/>
        </w:rPr>
        <w:t xml:space="preserve"> </w:t>
      </w:r>
      <w:r w:rsidRPr="00D41945">
        <w:rPr>
          <w:lang w:val="es-MX"/>
        </w:rPr>
        <w:t>que</w:t>
      </w:r>
      <w:r w:rsidRPr="00D41945">
        <w:rPr>
          <w:spacing w:val="-3"/>
          <w:lang w:val="es-MX"/>
        </w:rPr>
        <w:t xml:space="preserve"> </w:t>
      </w:r>
      <w:r w:rsidRPr="00D41945">
        <w:rPr>
          <w:lang w:val="es-MX"/>
        </w:rPr>
        <w:t>tendrá</w:t>
      </w:r>
      <w:r w:rsidRPr="00D41945">
        <w:rPr>
          <w:spacing w:val="-3"/>
          <w:lang w:val="es-MX"/>
        </w:rPr>
        <w:t xml:space="preserve"> </w:t>
      </w:r>
      <w:r w:rsidRPr="00D41945">
        <w:rPr>
          <w:lang w:val="es-MX"/>
        </w:rPr>
        <w:t>un</w:t>
      </w:r>
      <w:r w:rsidRPr="00D41945">
        <w:rPr>
          <w:spacing w:val="-3"/>
          <w:lang w:val="es-MX"/>
        </w:rPr>
        <w:t xml:space="preserve"> </w:t>
      </w:r>
      <w:r w:rsidRPr="00D41945">
        <w:rPr>
          <w:lang w:val="es-MX"/>
        </w:rPr>
        <w:t>carácter</w:t>
      </w:r>
      <w:r w:rsidRPr="00D41945">
        <w:rPr>
          <w:spacing w:val="-3"/>
          <w:lang w:val="es-MX"/>
        </w:rPr>
        <w:t xml:space="preserve"> </w:t>
      </w:r>
      <w:r w:rsidRPr="00D41945">
        <w:rPr>
          <w:lang w:val="es-MX"/>
        </w:rPr>
        <w:t>abierto</w:t>
      </w:r>
      <w:r w:rsidRPr="00D41945">
        <w:rPr>
          <w:spacing w:val="-3"/>
          <w:lang w:val="es-MX"/>
        </w:rPr>
        <w:t xml:space="preserve"> </w:t>
      </w:r>
      <w:r w:rsidRPr="00D41945">
        <w:rPr>
          <w:lang w:val="es-MX"/>
        </w:rPr>
        <w:t>a</w:t>
      </w:r>
      <w:r w:rsidRPr="00D41945">
        <w:rPr>
          <w:spacing w:val="-3"/>
          <w:lang w:val="es-MX"/>
        </w:rPr>
        <w:t xml:space="preserve"> </w:t>
      </w:r>
      <w:r w:rsidRPr="00D41945">
        <w:rPr>
          <w:lang w:val="es-MX"/>
        </w:rPr>
        <w:t>efecto</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otorgar</w:t>
      </w:r>
      <w:r w:rsidRPr="00D41945">
        <w:rPr>
          <w:spacing w:val="-3"/>
          <w:lang w:val="es-MX"/>
        </w:rPr>
        <w:t xml:space="preserve"> </w:t>
      </w:r>
      <w:r w:rsidRPr="00D41945">
        <w:rPr>
          <w:lang w:val="es-MX"/>
        </w:rPr>
        <w:t>la</w:t>
      </w:r>
      <w:r w:rsidRPr="00D41945">
        <w:rPr>
          <w:spacing w:val="-3"/>
          <w:lang w:val="es-MX"/>
        </w:rPr>
        <w:t xml:space="preserve"> </w:t>
      </w:r>
      <w:r w:rsidRPr="00D41945">
        <w:rPr>
          <w:lang w:val="es-MX"/>
        </w:rPr>
        <w:t>posibilidad</w:t>
      </w:r>
      <w:r w:rsidRPr="00D41945">
        <w:rPr>
          <w:spacing w:val="-3"/>
          <w:lang w:val="es-MX"/>
        </w:rPr>
        <w:t xml:space="preserve"> </w:t>
      </w:r>
      <w:r w:rsidRPr="00D41945">
        <w:rPr>
          <w:lang w:val="es-MX"/>
        </w:rPr>
        <w:t>de</w:t>
      </w:r>
      <w:r w:rsidRPr="00D41945">
        <w:rPr>
          <w:spacing w:val="-3"/>
          <w:lang w:val="es-MX"/>
        </w:rPr>
        <w:t xml:space="preserve"> </w:t>
      </w:r>
      <w:r w:rsidRPr="00D41945">
        <w:rPr>
          <w:lang w:val="es-MX"/>
        </w:rPr>
        <w:t>que</w:t>
      </w:r>
      <w:r w:rsidRPr="00D41945">
        <w:rPr>
          <w:spacing w:val="-3"/>
          <w:lang w:val="es-MX"/>
        </w:rPr>
        <w:t xml:space="preserve"> </w:t>
      </w:r>
      <w:r w:rsidRPr="00D41945">
        <w:rPr>
          <w:lang w:val="es-MX"/>
        </w:rPr>
        <w:t>se</w:t>
      </w:r>
      <w:r w:rsidRPr="00D41945">
        <w:rPr>
          <w:spacing w:val="-64"/>
          <w:lang w:val="es-MX"/>
        </w:rPr>
        <w:t xml:space="preserve"> </w:t>
      </w:r>
      <w:r w:rsidRPr="00D41945">
        <w:rPr>
          <w:lang w:val="es-MX"/>
        </w:rPr>
        <w:t>facilite</w:t>
      </w:r>
      <w:r w:rsidRPr="00D41945">
        <w:rPr>
          <w:spacing w:val="-1"/>
          <w:lang w:val="es-MX"/>
        </w:rPr>
        <w:t xml:space="preserve"> </w:t>
      </w:r>
      <w:r w:rsidRPr="00D41945">
        <w:rPr>
          <w:lang w:val="es-MX"/>
        </w:rPr>
        <w:t>el diálogo democrático y busque la participación de los</w:t>
      </w:r>
      <w:r w:rsidRPr="00D41945">
        <w:rPr>
          <w:spacing w:val="-1"/>
          <w:lang w:val="es-MX"/>
        </w:rPr>
        <w:t xml:space="preserve"> </w:t>
      </w:r>
      <w:r w:rsidRPr="00D41945">
        <w:rPr>
          <w:lang w:val="es-MX"/>
        </w:rPr>
        <w:t>grupos involucrados.</w:t>
      </w:r>
    </w:p>
    <w:p w14:paraId="669B3553" w14:textId="77777777" w:rsidR="00EF0426" w:rsidRPr="00D41945" w:rsidRDefault="00EF0426">
      <w:pPr>
        <w:pStyle w:val="Textoindependiente"/>
        <w:spacing w:before="9"/>
        <w:rPr>
          <w:sz w:val="27"/>
          <w:lang w:val="es-MX"/>
        </w:rPr>
      </w:pPr>
    </w:p>
    <w:p w14:paraId="6B59A67D" w14:textId="77777777" w:rsidR="00EF0426" w:rsidRPr="00D41945" w:rsidRDefault="008F73EB" w:rsidP="007414D5">
      <w:pPr>
        <w:pStyle w:val="Ttulo1"/>
        <w:tabs>
          <w:tab w:val="left" w:pos="514"/>
        </w:tabs>
        <w:ind w:left="0" w:firstLine="0"/>
        <w:jc w:val="both"/>
        <w:rPr>
          <w:lang w:val="es-MX"/>
        </w:rPr>
      </w:pPr>
      <w:r w:rsidRPr="00D41945">
        <w:rPr>
          <w:lang w:val="es-MX"/>
        </w:rPr>
        <w:t>Objeto</w:t>
      </w:r>
      <w:r w:rsidRPr="00D41945">
        <w:rPr>
          <w:spacing w:val="-1"/>
          <w:lang w:val="es-MX"/>
        </w:rPr>
        <w:t xml:space="preserve"> </w:t>
      </w:r>
      <w:r w:rsidRPr="00D41945">
        <w:rPr>
          <w:lang w:val="es-MX"/>
        </w:rPr>
        <w:t>de la Consulta</w:t>
      </w:r>
    </w:p>
    <w:p w14:paraId="6954F47B" w14:textId="77777777" w:rsidR="00EF0426" w:rsidRPr="00D41945" w:rsidRDefault="00EF0426">
      <w:pPr>
        <w:pStyle w:val="Textoindependiente"/>
        <w:spacing w:before="1"/>
        <w:rPr>
          <w:rFonts w:ascii="Arial"/>
          <w:b/>
          <w:sz w:val="31"/>
          <w:lang w:val="es-MX"/>
        </w:rPr>
      </w:pPr>
    </w:p>
    <w:p w14:paraId="7B340240" w14:textId="2E32C9AD" w:rsidR="00EF0426" w:rsidRPr="00D41945" w:rsidRDefault="00393A9C">
      <w:pPr>
        <w:pStyle w:val="Textoindependiente"/>
        <w:spacing w:line="276" w:lineRule="auto"/>
        <w:ind w:left="112" w:right="109"/>
        <w:jc w:val="both"/>
        <w:rPr>
          <w:lang w:val="es-MX"/>
        </w:rPr>
      </w:pPr>
      <w:r w:rsidRPr="00D41945">
        <w:rPr>
          <w:lang w:val="es-MX"/>
        </w:rPr>
        <w:t>R</w:t>
      </w:r>
      <w:r w:rsidR="008F73EB" w:rsidRPr="00D41945">
        <w:rPr>
          <w:lang w:val="es-MX"/>
        </w:rPr>
        <w:t>ecibir</w:t>
      </w:r>
      <w:r w:rsidR="008F73EB" w:rsidRPr="00D41945">
        <w:rPr>
          <w:spacing w:val="1"/>
          <w:lang w:val="es-MX"/>
        </w:rPr>
        <w:t xml:space="preserve"> </w:t>
      </w:r>
      <w:r w:rsidR="008F73EB" w:rsidRPr="00D41945">
        <w:rPr>
          <w:lang w:val="es-MX"/>
        </w:rPr>
        <w:t>opiniones, propuestas y planteamientos sobre la reforma a la Ley de Derechos, Cultura y</w:t>
      </w:r>
      <w:r w:rsidR="008F73EB" w:rsidRPr="00D41945">
        <w:rPr>
          <w:spacing w:val="1"/>
          <w:lang w:val="es-MX"/>
        </w:rPr>
        <w:t xml:space="preserve"> </w:t>
      </w:r>
      <w:r w:rsidR="008F73EB" w:rsidRPr="00D41945">
        <w:rPr>
          <w:spacing w:val="-1"/>
          <w:lang w:val="es-MX"/>
        </w:rPr>
        <w:t>Desarrollo</w:t>
      </w:r>
      <w:r w:rsidR="008F73EB" w:rsidRPr="00D41945">
        <w:rPr>
          <w:spacing w:val="-16"/>
          <w:lang w:val="es-MX"/>
        </w:rPr>
        <w:t xml:space="preserve"> </w:t>
      </w:r>
      <w:r w:rsidR="008F73EB" w:rsidRPr="00D41945">
        <w:rPr>
          <w:lang w:val="es-MX"/>
        </w:rPr>
        <w:t>de</w:t>
      </w:r>
      <w:r w:rsidR="008F73EB" w:rsidRPr="00D41945">
        <w:rPr>
          <w:spacing w:val="-15"/>
          <w:lang w:val="es-MX"/>
        </w:rPr>
        <w:t xml:space="preserve"> </w:t>
      </w:r>
      <w:r w:rsidR="008F73EB" w:rsidRPr="00D41945">
        <w:rPr>
          <w:lang w:val="es-MX"/>
        </w:rPr>
        <w:t>los</w:t>
      </w:r>
      <w:r w:rsidR="008F73EB" w:rsidRPr="00D41945">
        <w:rPr>
          <w:spacing w:val="-16"/>
          <w:lang w:val="es-MX"/>
        </w:rPr>
        <w:t xml:space="preserve"> </w:t>
      </w:r>
      <w:r w:rsidR="008F73EB" w:rsidRPr="00D41945">
        <w:rPr>
          <w:lang w:val="es-MX"/>
        </w:rPr>
        <w:t>Pueblos</w:t>
      </w:r>
      <w:r w:rsidR="008F73EB" w:rsidRPr="00D41945">
        <w:rPr>
          <w:spacing w:val="-15"/>
          <w:lang w:val="es-MX"/>
        </w:rPr>
        <w:t xml:space="preserve"> </w:t>
      </w:r>
      <w:r w:rsidR="008F73EB" w:rsidRPr="00D41945">
        <w:rPr>
          <w:lang w:val="es-MX"/>
        </w:rPr>
        <w:t>y</w:t>
      </w:r>
      <w:r w:rsidR="008F73EB" w:rsidRPr="00D41945">
        <w:rPr>
          <w:spacing w:val="-15"/>
          <w:lang w:val="es-MX"/>
        </w:rPr>
        <w:t xml:space="preserve"> </w:t>
      </w:r>
      <w:r w:rsidR="008F73EB" w:rsidRPr="00D41945">
        <w:rPr>
          <w:lang w:val="es-MX"/>
        </w:rPr>
        <w:t>Comunidades</w:t>
      </w:r>
      <w:r w:rsidR="008F73EB" w:rsidRPr="00D41945">
        <w:rPr>
          <w:spacing w:val="-16"/>
          <w:lang w:val="es-MX"/>
        </w:rPr>
        <w:t xml:space="preserve"> </w:t>
      </w:r>
      <w:r w:rsidR="008F73EB" w:rsidRPr="00D41945">
        <w:rPr>
          <w:lang w:val="es-MX"/>
        </w:rPr>
        <w:t>Indígenas</w:t>
      </w:r>
      <w:r w:rsidR="008F73EB" w:rsidRPr="00D41945">
        <w:rPr>
          <w:spacing w:val="-15"/>
          <w:lang w:val="es-MX"/>
        </w:rPr>
        <w:t xml:space="preserve"> </w:t>
      </w:r>
      <w:r w:rsidR="008F73EB" w:rsidRPr="00D41945">
        <w:rPr>
          <w:lang w:val="es-MX"/>
        </w:rPr>
        <w:t>del</w:t>
      </w:r>
      <w:r w:rsidR="008F73EB" w:rsidRPr="00D41945">
        <w:rPr>
          <w:spacing w:val="-15"/>
          <w:lang w:val="es-MX"/>
        </w:rPr>
        <w:t xml:space="preserve"> </w:t>
      </w:r>
      <w:r w:rsidR="008F73EB" w:rsidRPr="00D41945">
        <w:rPr>
          <w:lang w:val="es-MX"/>
        </w:rPr>
        <w:t>estado</w:t>
      </w:r>
      <w:r w:rsidR="008F73EB" w:rsidRPr="00D41945">
        <w:rPr>
          <w:spacing w:val="-16"/>
          <w:lang w:val="es-MX"/>
        </w:rPr>
        <w:t xml:space="preserve"> </w:t>
      </w:r>
      <w:r w:rsidR="008F73EB" w:rsidRPr="00D41945">
        <w:rPr>
          <w:lang w:val="es-MX"/>
        </w:rPr>
        <w:t>de</w:t>
      </w:r>
      <w:r w:rsidR="008F73EB" w:rsidRPr="00D41945">
        <w:rPr>
          <w:spacing w:val="-15"/>
          <w:lang w:val="es-MX"/>
        </w:rPr>
        <w:t xml:space="preserve"> </w:t>
      </w:r>
      <w:r w:rsidR="008F73EB" w:rsidRPr="00D41945">
        <w:rPr>
          <w:lang w:val="es-MX"/>
        </w:rPr>
        <w:t>Puebla;</w:t>
      </w:r>
      <w:r w:rsidR="008F73EB" w:rsidRPr="00D41945">
        <w:rPr>
          <w:spacing w:val="-17"/>
          <w:lang w:val="es-MX"/>
        </w:rPr>
        <w:t xml:space="preserve"> </w:t>
      </w:r>
      <w:r w:rsidR="008F73EB" w:rsidRPr="00D41945">
        <w:rPr>
          <w:lang w:val="es-MX"/>
        </w:rPr>
        <w:t>así</w:t>
      </w:r>
      <w:r w:rsidR="008F73EB" w:rsidRPr="00D41945">
        <w:rPr>
          <w:spacing w:val="-15"/>
          <w:lang w:val="es-MX"/>
        </w:rPr>
        <w:t xml:space="preserve"> </w:t>
      </w:r>
      <w:r w:rsidR="008F73EB" w:rsidRPr="00D41945">
        <w:rPr>
          <w:lang w:val="es-MX"/>
        </w:rPr>
        <w:t>como</w:t>
      </w:r>
      <w:r w:rsidR="008F73EB" w:rsidRPr="00D41945">
        <w:rPr>
          <w:spacing w:val="-15"/>
          <w:lang w:val="es-MX"/>
        </w:rPr>
        <w:t xml:space="preserve"> </w:t>
      </w:r>
      <w:r w:rsidR="008F73EB" w:rsidRPr="00D41945">
        <w:rPr>
          <w:lang w:val="es-MX"/>
        </w:rPr>
        <w:t>los</w:t>
      </w:r>
      <w:r w:rsidR="008F73EB" w:rsidRPr="00D41945">
        <w:rPr>
          <w:spacing w:val="-16"/>
          <w:lang w:val="es-MX"/>
        </w:rPr>
        <w:t xml:space="preserve"> </w:t>
      </w:r>
      <w:r w:rsidR="008F73EB" w:rsidRPr="00D41945">
        <w:rPr>
          <w:lang w:val="es-MX"/>
        </w:rPr>
        <w:t>principios</w:t>
      </w:r>
      <w:r w:rsidR="008F73EB" w:rsidRPr="00D41945">
        <w:rPr>
          <w:spacing w:val="-64"/>
          <w:lang w:val="es-MX"/>
        </w:rPr>
        <w:t xml:space="preserve"> </w:t>
      </w:r>
      <w:r w:rsidR="008F73EB" w:rsidRPr="00D41945">
        <w:rPr>
          <w:lang w:val="es-MX"/>
        </w:rPr>
        <w:t>y criterios que habrán de dar contenido a iniciativas de reforma a leyes reglamentarias sobre los</w:t>
      </w:r>
      <w:r w:rsidR="008F73EB" w:rsidRPr="00D41945">
        <w:rPr>
          <w:spacing w:val="-64"/>
          <w:lang w:val="es-MX"/>
        </w:rPr>
        <w:t xml:space="preserve"> </w:t>
      </w:r>
      <w:r w:rsidR="008F73EB" w:rsidRPr="00D41945">
        <w:rPr>
          <w:lang w:val="es-MX"/>
        </w:rPr>
        <w:t>derechos</w:t>
      </w:r>
      <w:r w:rsidR="008F73EB" w:rsidRPr="00D41945">
        <w:rPr>
          <w:spacing w:val="-9"/>
          <w:lang w:val="es-MX"/>
        </w:rPr>
        <w:t xml:space="preserve"> </w:t>
      </w:r>
      <w:r w:rsidR="008F73EB" w:rsidRPr="00D41945">
        <w:rPr>
          <w:lang w:val="es-MX"/>
        </w:rPr>
        <w:t>de</w:t>
      </w:r>
      <w:r w:rsidR="008F73EB" w:rsidRPr="00D41945">
        <w:rPr>
          <w:spacing w:val="-8"/>
          <w:lang w:val="es-MX"/>
        </w:rPr>
        <w:t xml:space="preserve"> </w:t>
      </w:r>
      <w:r w:rsidR="008F73EB" w:rsidRPr="00D41945">
        <w:rPr>
          <w:lang w:val="es-MX"/>
        </w:rPr>
        <w:t>los</w:t>
      </w:r>
      <w:r w:rsidR="008F73EB" w:rsidRPr="00D41945">
        <w:rPr>
          <w:spacing w:val="-8"/>
          <w:lang w:val="es-MX"/>
        </w:rPr>
        <w:t xml:space="preserve"> </w:t>
      </w:r>
      <w:r w:rsidR="008F73EB" w:rsidRPr="00D41945">
        <w:rPr>
          <w:lang w:val="es-MX"/>
        </w:rPr>
        <w:t>pueblos</w:t>
      </w:r>
      <w:r w:rsidR="008F73EB" w:rsidRPr="00D41945">
        <w:rPr>
          <w:spacing w:val="-8"/>
          <w:lang w:val="es-MX"/>
        </w:rPr>
        <w:t xml:space="preserve"> </w:t>
      </w:r>
      <w:r w:rsidR="008F73EB" w:rsidRPr="00D41945">
        <w:rPr>
          <w:lang w:val="es-MX"/>
        </w:rPr>
        <w:t>indígenas</w:t>
      </w:r>
      <w:r w:rsidR="008F73EB" w:rsidRPr="00D41945">
        <w:rPr>
          <w:spacing w:val="-8"/>
          <w:lang w:val="es-MX"/>
        </w:rPr>
        <w:t xml:space="preserve"> </w:t>
      </w:r>
      <w:r w:rsidR="008F73EB" w:rsidRPr="00D41945">
        <w:rPr>
          <w:lang w:val="es-MX"/>
        </w:rPr>
        <w:t>y</w:t>
      </w:r>
      <w:r w:rsidR="008F73EB" w:rsidRPr="00D41945">
        <w:rPr>
          <w:spacing w:val="-8"/>
          <w:lang w:val="es-MX"/>
        </w:rPr>
        <w:t xml:space="preserve"> </w:t>
      </w:r>
      <w:r w:rsidR="008F73EB" w:rsidRPr="00D41945">
        <w:rPr>
          <w:lang w:val="es-MX"/>
        </w:rPr>
        <w:t>afromexicano</w:t>
      </w:r>
      <w:r w:rsidRPr="00D41945">
        <w:rPr>
          <w:lang w:val="es-MX"/>
        </w:rPr>
        <w:t>.</w:t>
      </w:r>
    </w:p>
    <w:p w14:paraId="15473CDA" w14:textId="77777777" w:rsidR="00545596" w:rsidRPr="00D41945" w:rsidRDefault="00545596">
      <w:pPr>
        <w:pStyle w:val="Textoindependiente"/>
        <w:spacing w:before="1" w:line="276" w:lineRule="auto"/>
        <w:ind w:left="112" w:right="109"/>
        <w:jc w:val="both"/>
        <w:rPr>
          <w:lang w:val="es-MX"/>
        </w:rPr>
      </w:pPr>
    </w:p>
    <w:p w14:paraId="68F62460" w14:textId="6E9B7170" w:rsidR="00EF0426" w:rsidRPr="00D41945" w:rsidRDefault="008F73EB">
      <w:pPr>
        <w:pStyle w:val="Textoindependiente"/>
        <w:spacing w:before="1" w:line="276" w:lineRule="auto"/>
        <w:ind w:left="112" w:right="109"/>
        <w:jc w:val="both"/>
        <w:rPr>
          <w:lang w:val="es-MX"/>
        </w:rPr>
      </w:pPr>
      <w:r w:rsidRPr="00D41945">
        <w:rPr>
          <w:lang w:val="es-MX"/>
        </w:rPr>
        <w:t>De igual forma, tendrá por objeto conocer opiniones, propuestas y planteamientos sobre los</w:t>
      </w:r>
      <w:r w:rsidRPr="00D41945">
        <w:rPr>
          <w:spacing w:val="1"/>
          <w:lang w:val="es-MX"/>
        </w:rPr>
        <w:t xml:space="preserve"> </w:t>
      </w:r>
      <w:r w:rsidRPr="00D41945">
        <w:rPr>
          <w:lang w:val="es-MX"/>
        </w:rPr>
        <w:t>principios</w:t>
      </w:r>
      <w:r w:rsidRPr="00D41945">
        <w:rPr>
          <w:spacing w:val="-7"/>
          <w:lang w:val="es-MX"/>
        </w:rPr>
        <w:t xml:space="preserve"> </w:t>
      </w:r>
      <w:r w:rsidRPr="00D41945">
        <w:rPr>
          <w:lang w:val="es-MX"/>
        </w:rPr>
        <w:t>y</w:t>
      </w:r>
      <w:r w:rsidRPr="00D41945">
        <w:rPr>
          <w:spacing w:val="-7"/>
          <w:lang w:val="es-MX"/>
        </w:rPr>
        <w:t xml:space="preserve"> </w:t>
      </w:r>
      <w:r w:rsidRPr="00D41945">
        <w:rPr>
          <w:lang w:val="es-MX"/>
        </w:rPr>
        <w:t>criterios</w:t>
      </w:r>
      <w:r w:rsidRPr="00D41945">
        <w:rPr>
          <w:spacing w:val="-7"/>
          <w:lang w:val="es-MX"/>
        </w:rPr>
        <w:t xml:space="preserve"> </w:t>
      </w:r>
      <w:r w:rsidRPr="00D41945">
        <w:rPr>
          <w:lang w:val="es-MX"/>
        </w:rPr>
        <w:t>para</w:t>
      </w:r>
      <w:r w:rsidRPr="00D41945">
        <w:rPr>
          <w:spacing w:val="-6"/>
          <w:lang w:val="es-MX"/>
        </w:rPr>
        <w:t xml:space="preserve"> </w:t>
      </w:r>
      <w:r w:rsidRPr="00D41945">
        <w:rPr>
          <w:lang w:val="es-MX"/>
        </w:rPr>
        <w:t>dar</w:t>
      </w:r>
      <w:r w:rsidRPr="00D41945">
        <w:rPr>
          <w:spacing w:val="-7"/>
          <w:lang w:val="es-MX"/>
        </w:rPr>
        <w:t xml:space="preserve"> </w:t>
      </w:r>
      <w:r w:rsidRPr="00D41945">
        <w:rPr>
          <w:lang w:val="es-MX"/>
        </w:rPr>
        <w:t>contenido</w:t>
      </w:r>
      <w:r w:rsidRPr="00D41945">
        <w:rPr>
          <w:spacing w:val="-7"/>
          <w:lang w:val="es-MX"/>
        </w:rPr>
        <w:t xml:space="preserve"> </w:t>
      </w:r>
      <w:r w:rsidRPr="00D41945">
        <w:rPr>
          <w:lang w:val="es-MX"/>
        </w:rPr>
        <w:t>a</w:t>
      </w:r>
      <w:r w:rsidRPr="00D41945">
        <w:rPr>
          <w:spacing w:val="-6"/>
          <w:lang w:val="es-MX"/>
        </w:rPr>
        <w:t xml:space="preserve"> </w:t>
      </w:r>
      <w:r w:rsidRPr="00D41945">
        <w:rPr>
          <w:lang w:val="es-MX"/>
        </w:rPr>
        <w:t>la</w:t>
      </w:r>
      <w:r w:rsidRPr="00D41945">
        <w:rPr>
          <w:spacing w:val="-7"/>
          <w:lang w:val="es-MX"/>
        </w:rPr>
        <w:t xml:space="preserve"> </w:t>
      </w:r>
      <w:r w:rsidRPr="00D41945">
        <w:rPr>
          <w:lang w:val="es-MX"/>
        </w:rPr>
        <w:t>Ley</w:t>
      </w:r>
      <w:r w:rsidRPr="00D41945">
        <w:rPr>
          <w:spacing w:val="-7"/>
          <w:lang w:val="es-MX"/>
        </w:rPr>
        <w:t xml:space="preserve"> </w:t>
      </w:r>
      <w:r w:rsidRPr="00D41945">
        <w:rPr>
          <w:lang w:val="es-MX"/>
        </w:rPr>
        <w:t>de</w:t>
      </w:r>
      <w:r w:rsidRPr="00D41945">
        <w:rPr>
          <w:spacing w:val="-7"/>
          <w:lang w:val="es-MX"/>
        </w:rPr>
        <w:t xml:space="preserve"> </w:t>
      </w:r>
      <w:r w:rsidRPr="00D41945">
        <w:rPr>
          <w:lang w:val="es-MX"/>
        </w:rPr>
        <w:t>Educación</w:t>
      </w:r>
      <w:r w:rsidRPr="00D41945">
        <w:rPr>
          <w:spacing w:val="-6"/>
          <w:lang w:val="es-MX"/>
        </w:rPr>
        <w:t xml:space="preserve"> </w:t>
      </w:r>
      <w:r w:rsidRPr="00D41945">
        <w:rPr>
          <w:lang w:val="es-MX"/>
        </w:rPr>
        <w:t>del</w:t>
      </w:r>
      <w:r w:rsidRPr="00D41945">
        <w:rPr>
          <w:spacing w:val="-7"/>
          <w:lang w:val="es-MX"/>
        </w:rPr>
        <w:t xml:space="preserve"> </w:t>
      </w:r>
      <w:r w:rsidRPr="00D41945">
        <w:rPr>
          <w:lang w:val="es-MX"/>
        </w:rPr>
        <w:t>Estado</w:t>
      </w:r>
      <w:r w:rsidRPr="00D41945">
        <w:rPr>
          <w:spacing w:val="-7"/>
          <w:lang w:val="es-MX"/>
        </w:rPr>
        <w:t xml:space="preserve"> </w:t>
      </w:r>
      <w:r w:rsidRPr="00D41945">
        <w:rPr>
          <w:lang w:val="es-MX"/>
        </w:rPr>
        <w:t>de</w:t>
      </w:r>
      <w:r w:rsidRPr="00D41945">
        <w:rPr>
          <w:spacing w:val="-6"/>
          <w:lang w:val="es-MX"/>
        </w:rPr>
        <w:t xml:space="preserve"> </w:t>
      </w:r>
      <w:r w:rsidRPr="00D41945">
        <w:rPr>
          <w:lang w:val="es-MX"/>
        </w:rPr>
        <w:t>Puebla</w:t>
      </w:r>
      <w:r w:rsidR="00393A9C" w:rsidRPr="00D41945">
        <w:rPr>
          <w:spacing w:val="-7"/>
          <w:lang w:val="es-MX"/>
        </w:rPr>
        <w:t>.</w:t>
      </w:r>
    </w:p>
    <w:p w14:paraId="45DE6505" w14:textId="77777777" w:rsidR="00EF0426" w:rsidRPr="00D41945" w:rsidRDefault="00EF0426">
      <w:pPr>
        <w:pStyle w:val="Textoindependiente"/>
        <w:spacing w:before="4"/>
        <w:rPr>
          <w:sz w:val="27"/>
          <w:lang w:val="es-MX"/>
        </w:rPr>
      </w:pPr>
    </w:p>
    <w:p w14:paraId="7FD64B1A" w14:textId="77777777" w:rsidR="00EF0426" w:rsidRPr="00D41945" w:rsidRDefault="008F73EB" w:rsidP="00A924EA">
      <w:pPr>
        <w:pStyle w:val="Ttulo1"/>
        <w:tabs>
          <w:tab w:val="left" w:pos="514"/>
        </w:tabs>
        <w:spacing w:before="1"/>
        <w:ind w:left="0" w:firstLine="0"/>
        <w:rPr>
          <w:lang w:val="es-MX"/>
        </w:rPr>
      </w:pPr>
      <w:r w:rsidRPr="00D41945">
        <w:rPr>
          <w:lang w:val="es-MX"/>
        </w:rPr>
        <w:t>Ejes</w:t>
      </w:r>
      <w:r w:rsidRPr="00D41945">
        <w:rPr>
          <w:spacing w:val="-1"/>
          <w:lang w:val="es-MX"/>
        </w:rPr>
        <w:t xml:space="preserve"> </w:t>
      </w:r>
      <w:r w:rsidRPr="00D41945">
        <w:rPr>
          <w:lang w:val="es-MX"/>
        </w:rPr>
        <w:t>Rectores</w:t>
      </w:r>
    </w:p>
    <w:p w14:paraId="5B0C1FED" w14:textId="77777777" w:rsidR="00EF0426" w:rsidRPr="00D41945" w:rsidRDefault="00EF0426">
      <w:pPr>
        <w:pStyle w:val="Textoindependiente"/>
        <w:spacing w:before="5"/>
        <w:rPr>
          <w:rFonts w:ascii="Arial"/>
          <w:b/>
          <w:sz w:val="31"/>
          <w:lang w:val="es-MX"/>
        </w:rPr>
      </w:pPr>
    </w:p>
    <w:p w14:paraId="7B31AE1F" w14:textId="77777777" w:rsidR="00EF0426" w:rsidRPr="00D41945" w:rsidRDefault="008F73EB">
      <w:pPr>
        <w:pStyle w:val="Prrafodelista"/>
        <w:numPr>
          <w:ilvl w:val="2"/>
          <w:numId w:val="21"/>
        </w:numPr>
        <w:tabs>
          <w:tab w:val="left" w:pos="833"/>
        </w:tabs>
        <w:spacing w:before="1"/>
        <w:ind w:hanging="361"/>
        <w:rPr>
          <w:rFonts w:ascii="Arial MT" w:hAnsi="Arial MT"/>
          <w:sz w:val="24"/>
          <w:lang w:val="es-MX"/>
        </w:rPr>
      </w:pPr>
      <w:r w:rsidRPr="00D41945">
        <w:rPr>
          <w:rFonts w:ascii="Arial MT" w:hAnsi="Arial MT"/>
          <w:sz w:val="24"/>
          <w:lang w:val="es-MX"/>
        </w:rPr>
        <w:t>Pueblos</w:t>
      </w:r>
      <w:r w:rsidRPr="00D41945">
        <w:rPr>
          <w:rFonts w:ascii="Arial MT" w:hAnsi="Arial MT"/>
          <w:spacing w:val="-1"/>
          <w:sz w:val="24"/>
          <w:lang w:val="es-MX"/>
        </w:rPr>
        <w:t xml:space="preserve"> </w:t>
      </w:r>
      <w:r w:rsidRPr="00D41945">
        <w:rPr>
          <w:rFonts w:ascii="Arial MT" w:hAnsi="Arial MT"/>
          <w:sz w:val="24"/>
          <w:lang w:val="es-MX"/>
        </w:rPr>
        <w:t>y comunidades ind</w:t>
      </w:r>
      <w:r w:rsidRPr="00D41945">
        <w:rPr>
          <w:rFonts w:ascii="Arial MT" w:hAnsi="Arial MT" w:hint="eastAsia"/>
          <w:sz w:val="24"/>
          <w:lang w:val="es-MX"/>
        </w:rPr>
        <w:t>í</w:t>
      </w:r>
      <w:r w:rsidRPr="00D41945">
        <w:rPr>
          <w:rFonts w:ascii="Arial MT" w:hAnsi="Arial MT"/>
          <w:sz w:val="24"/>
          <w:lang w:val="es-MX"/>
        </w:rPr>
        <w:t>genas como sujetos de derecho p</w:t>
      </w:r>
      <w:r w:rsidRPr="00D41945">
        <w:rPr>
          <w:rFonts w:ascii="Arial MT" w:hAnsi="Arial MT" w:hint="eastAsia"/>
          <w:sz w:val="24"/>
          <w:lang w:val="es-MX"/>
        </w:rPr>
        <w:t>ú</w:t>
      </w:r>
      <w:r w:rsidRPr="00D41945">
        <w:rPr>
          <w:rFonts w:ascii="Arial MT" w:hAnsi="Arial MT"/>
          <w:sz w:val="24"/>
          <w:lang w:val="es-MX"/>
        </w:rPr>
        <w:t>blico;</w:t>
      </w:r>
    </w:p>
    <w:p w14:paraId="3BF1D219" w14:textId="77777777" w:rsidR="00EF0426" w:rsidRPr="00D41945" w:rsidRDefault="008F73EB">
      <w:pPr>
        <w:pStyle w:val="Prrafodelista"/>
        <w:numPr>
          <w:ilvl w:val="2"/>
          <w:numId w:val="21"/>
        </w:numPr>
        <w:tabs>
          <w:tab w:val="left" w:pos="833"/>
        </w:tabs>
        <w:spacing w:before="40"/>
        <w:ind w:hanging="361"/>
        <w:rPr>
          <w:rFonts w:ascii="Arial MT" w:hAnsi="Arial MT"/>
          <w:sz w:val="24"/>
          <w:lang w:val="es-MX"/>
        </w:rPr>
      </w:pPr>
      <w:r w:rsidRPr="00D41945">
        <w:rPr>
          <w:rFonts w:ascii="Arial MT" w:hAnsi="Arial MT"/>
          <w:sz w:val="24"/>
          <w:lang w:val="es-MX"/>
        </w:rPr>
        <w:t>Libre</w:t>
      </w:r>
      <w:r w:rsidRPr="00D41945">
        <w:rPr>
          <w:rFonts w:ascii="Arial MT" w:hAnsi="Arial MT"/>
          <w:spacing w:val="-1"/>
          <w:sz w:val="24"/>
          <w:lang w:val="es-MX"/>
        </w:rPr>
        <w:t xml:space="preserve"> </w:t>
      </w:r>
      <w:r w:rsidRPr="00D41945">
        <w:rPr>
          <w:rFonts w:ascii="Arial MT" w:hAnsi="Arial MT"/>
          <w:sz w:val="24"/>
          <w:lang w:val="es-MX"/>
        </w:rPr>
        <w:t>determinaci</w:t>
      </w:r>
      <w:r w:rsidRPr="00D41945">
        <w:rPr>
          <w:rFonts w:ascii="Arial MT" w:hAnsi="Arial MT" w:hint="eastAsia"/>
          <w:sz w:val="24"/>
          <w:lang w:val="es-MX"/>
        </w:rPr>
        <w:t>ó</w:t>
      </w:r>
      <w:r w:rsidRPr="00D41945">
        <w:rPr>
          <w:rFonts w:ascii="Arial MT" w:hAnsi="Arial MT"/>
          <w:sz w:val="24"/>
          <w:lang w:val="es-MX"/>
        </w:rPr>
        <w:t>n y autonom</w:t>
      </w:r>
      <w:r w:rsidRPr="00D41945">
        <w:rPr>
          <w:rFonts w:ascii="Arial MT" w:hAnsi="Arial MT" w:hint="eastAsia"/>
          <w:sz w:val="24"/>
          <w:lang w:val="es-MX"/>
        </w:rPr>
        <w:t>í</w:t>
      </w:r>
      <w:r w:rsidRPr="00D41945">
        <w:rPr>
          <w:rFonts w:ascii="Arial MT" w:hAnsi="Arial MT"/>
          <w:sz w:val="24"/>
          <w:lang w:val="es-MX"/>
        </w:rPr>
        <w:t>a en sus</w:t>
      </w:r>
      <w:r w:rsidRPr="00D41945">
        <w:rPr>
          <w:rFonts w:ascii="Arial MT" w:hAnsi="Arial MT"/>
          <w:spacing w:val="-1"/>
          <w:sz w:val="24"/>
          <w:lang w:val="es-MX"/>
        </w:rPr>
        <w:t xml:space="preserve"> </w:t>
      </w:r>
      <w:r w:rsidRPr="00D41945">
        <w:rPr>
          <w:rFonts w:ascii="Arial MT" w:hAnsi="Arial MT"/>
          <w:sz w:val="24"/>
          <w:lang w:val="es-MX"/>
        </w:rPr>
        <w:t xml:space="preserve">distintos niveles y </w:t>
      </w:r>
      <w:r w:rsidRPr="00D41945">
        <w:rPr>
          <w:rFonts w:ascii="Arial MT" w:hAnsi="Arial MT" w:hint="eastAsia"/>
          <w:sz w:val="24"/>
          <w:lang w:val="es-MX"/>
        </w:rPr>
        <w:t>á</w:t>
      </w:r>
      <w:r w:rsidRPr="00D41945">
        <w:rPr>
          <w:rFonts w:ascii="Arial MT" w:hAnsi="Arial MT"/>
          <w:sz w:val="24"/>
          <w:lang w:val="es-MX"/>
        </w:rPr>
        <w:t>mbitos;</w:t>
      </w:r>
    </w:p>
    <w:p w14:paraId="4715E638" w14:textId="77777777" w:rsidR="00EF0426" w:rsidRPr="00D41945" w:rsidRDefault="008F73EB">
      <w:pPr>
        <w:pStyle w:val="Prrafodelista"/>
        <w:numPr>
          <w:ilvl w:val="2"/>
          <w:numId w:val="21"/>
        </w:numPr>
        <w:tabs>
          <w:tab w:val="left" w:pos="833"/>
        </w:tabs>
        <w:spacing w:before="41"/>
        <w:ind w:hanging="361"/>
        <w:rPr>
          <w:rFonts w:ascii="Arial MT" w:hAnsi="Arial MT"/>
          <w:sz w:val="24"/>
          <w:lang w:val="es-MX"/>
        </w:rPr>
      </w:pPr>
      <w:r w:rsidRPr="00D41945">
        <w:rPr>
          <w:rFonts w:ascii="Arial MT" w:hAnsi="Arial MT"/>
          <w:sz w:val="24"/>
          <w:lang w:val="es-MX"/>
        </w:rPr>
        <w:t>Derechos de las mujeres ind</w:t>
      </w:r>
      <w:r w:rsidRPr="00D41945">
        <w:rPr>
          <w:rFonts w:ascii="Arial MT" w:hAnsi="Arial MT" w:hint="eastAsia"/>
          <w:sz w:val="24"/>
          <w:lang w:val="es-MX"/>
        </w:rPr>
        <w:t>í</w:t>
      </w:r>
      <w:r w:rsidRPr="00D41945">
        <w:rPr>
          <w:rFonts w:ascii="Arial MT" w:hAnsi="Arial MT"/>
          <w:sz w:val="24"/>
          <w:lang w:val="es-MX"/>
        </w:rPr>
        <w:t>genas;</w:t>
      </w:r>
    </w:p>
    <w:p w14:paraId="2E2DC3B8" w14:textId="77777777" w:rsidR="00EF0426" w:rsidRPr="00D41945" w:rsidRDefault="008F73EB">
      <w:pPr>
        <w:pStyle w:val="Prrafodelista"/>
        <w:numPr>
          <w:ilvl w:val="2"/>
          <w:numId w:val="21"/>
        </w:numPr>
        <w:tabs>
          <w:tab w:val="left" w:pos="833"/>
        </w:tabs>
        <w:spacing w:before="41"/>
        <w:ind w:hanging="361"/>
        <w:rPr>
          <w:rFonts w:ascii="Arial MT" w:hAnsi="Arial MT"/>
          <w:sz w:val="24"/>
          <w:lang w:val="es-MX"/>
        </w:rPr>
      </w:pPr>
      <w:r w:rsidRPr="00D41945">
        <w:rPr>
          <w:rFonts w:ascii="Arial MT" w:hAnsi="Arial MT"/>
          <w:sz w:val="24"/>
          <w:lang w:val="es-MX"/>
        </w:rPr>
        <w:t>Derechos de la ni</w:t>
      </w:r>
      <w:r w:rsidRPr="00D41945">
        <w:rPr>
          <w:rFonts w:ascii="Arial MT" w:hAnsi="Arial MT" w:hint="eastAsia"/>
          <w:sz w:val="24"/>
          <w:lang w:val="es-MX"/>
        </w:rPr>
        <w:t>ñ</w:t>
      </w:r>
      <w:r w:rsidRPr="00D41945">
        <w:rPr>
          <w:rFonts w:ascii="Arial MT" w:hAnsi="Arial MT"/>
          <w:sz w:val="24"/>
          <w:lang w:val="es-MX"/>
        </w:rPr>
        <w:t>ez,</w:t>
      </w:r>
      <w:r w:rsidRPr="00D41945">
        <w:rPr>
          <w:rFonts w:ascii="Arial MT" w:hAnsi="Arial MT"/>
          <w:spacing w:val="-1"/>
          <w:sz w:val="24"/>
          <w:lang w:val="es-MX"/>
        </w:rPr>
        <w:t xml:space="preserve"> </w:t>
      </w:r>
      <w:r w:rsidRPr="00D41945">
        <w:rPr>
          <w:rFonts w:ascii="Arial MT" w:hAnsi="Arial MT"/>
          <w:sz w:val="24"/>
          <w:lang w:val="es-MX"/>
        </w:rPr>
        <w:t>adolescencia,</w:t>
      </w:r>
      <w:r w:rsidRPr="00D41945">
        <w:rPr>
          <w:rFonts w:ascii="Arial MT" w:hAnsi="Arial MT"/>
          <w:spacing w:val="-1"/>
          <w:sz w:val="24"/>
          <w:lang w:val="es-MX"/>
        </w:rPr>
        <w:t xml:space="preserve"> </w:t>
      </w:r>
      <w:r w:rsidRPr="00D41945">
        <w:rPr>
          <w:rFonts w:ascii="Arial MT" w:hAnsi="Arial MT"/>
          <w:sz w:val="24"/>
          <w:lang w:val="es-MX"/>
        </w:rPr>
        <w:t>juventudes ind</w:t>
      </w:r>
      <w:r w:rsidRPr="00D41945">
        <w:rPr>
          <w:rFonts w:ascii="Arial MT" w:hAnsi="Arial MT" w:hint="eastAsia"/>
          <w:sz w:val="24"/>
          <w:lang w:val="es-MX"/>
        </w:rPr>
        <w:t>í</w:t>
      </w:r>
      <w:r w:rsidRPr="00D41945">
        <w:rPr>
          <w:rFonts w:ascii="Arial MT" w:hAnsi="Arial MT"/>
          <w:sz w:val="24"/>
          <w:lang w:val="es-MX"/>
        </w:rPr>
        <w:t>genas,</w:t>
      </w:r>
      <w:r w:rsidRPr="00D41945">
        <w:rPr>
          <w:rFonts w:ascii="Arial MT" w:hAnsi="Arial MT"/>
          <w:spacing w:val="-1"/>
          <w:sz w:val="24"/>
          <w:lang w:val="es-MX"/>
        </w:rPr>
        <w:t xml:space="preserve"> </w:t>
      </w:r>
      <w:r w:rsidRPr="00D41945">
        <w:rPr>
          <w:rFonts w:ascii="Arial MT" w:hAnsi="Arial MT"/>
          <w:sz w:val="24"/>
          <w:lang w:val="es-MX"/>
        </w:rPr>
        <w:t>y migrantes;</w:t>
      </w:r>
    </w:p>
    <w:p w14:paraId="2CBA275D" w14:textId="77777777" w:rsidR="00EF0426" w:rsidRPr="00D41945" w:rsidRDefault="008F73EB">
      <w:pPr>
        <w:pStyle w:val="Prrafodelista"/>
        <w:numPr>
          <w:ilvl w:val="2"/>
          <w:numId w:val="21"/>
        </w:numPr>
        <w:tabs>
          <w:tab w:val="left" w:pos="833"/>
        </w:tabs>
        <w:spacing w:before="41"/>
        <w:ind w:hanging="361"/>
        <w:rPr>
          <w:rFonts w:ascii="Arial MT"/>
          <w:sz w:val="24"/>
          <w:lang w:val="es-MX"/>
        </w:rPr>
      </w:pPr>
      <w:r w:rsidRPr="00D41945">
        <w:rPr>
          <w:rFonts w:ascii="Arial MT"/>
          <w:sz w:val="24"/>
          <w:lang w:val="es-MX"/>
        </w:rPr>
        <w:t>Pueblo</w:t>
      </w:r>
      <w:r w:rsidRPr="00D41945">
        <w:rPr>
          <w:rFonts w:ascii="Arial MT"/>
          <w:spacing w:val="-1"/>
          <w:sz w:val="24"/>
          <w:lang w:val="es-MX"/>
        </w:rPr>
        <w:t xml:space="preserve"> </w:t>
      </w:r>
      <w:r w:rsidRPr="00D41945">
        <w:rPr>
          <w:rFonts w:ascii="Arial MT"/>
          <w:sz w:val="24"/>
          <w:lang w:val="es-MX"/>
        </w:rPr>
        <w:t>afromexicano y reconocimiento de sus derechos fundamentales;</w:t>
      </w:r>
    </w:p>
    <w:p w14:paraId="7C84D321" w14:textId="77777777" w:rsidR="00EF0426" w:rsidRPr="00D41945" w:rsidRDefault="008F73EB">
      <w:pPr>
        <w:pStyle w:val="Prrafodelista"/>
        <w:numPr>
          <w:ilvl w:val="2"/>
          <w:numId w:val="21"/>
        </w:numPr>
        <w:tabs>
          <w:tab w:val="left" w:pos="833"/>
        </w:tabs>
        <w:spacing w:before="41"/>
        <w:ind w:hanging="361"/>
        <w:rPr>
          <w:rFonts w:ascii="Arial MT" w:hAnsi="Arial MT"/>
          <w:sz w:val="24"/>
          <w:lang w:val="es-MX"/>
        </w:rPr>
      </w:pPr>
      <w:r w:rsidRPr="00D41945">
        <w:rPr>
          <w:rFonts w:ascii="Arial MT" w:hAnsi="Arial MT"/>
          <w:sz w:val="24"/>
          <w:lang w:val="es-MX"/>
        </w:rPr>
        <w:t>Tierras,</w:t>
      </w:r>
      <w:r w:rsidRPr="00D41945">
        <w:rPr>
          <w:rFonts w:ascii="Arial MT" w:hAnsi="Arial MT"/>
          <w:spacing w:val="-1"/>
          <w:sz w:val="24"/>
          <w:lang w:val="es-MX"/>
        </w:rPr>
        <w:t xml:space="preserve"> </w:t>
      </w:r>
      <w:r w:rsidRPr="00D41945">
        <w:rPr>
          <w:rFonts w:ascii="Arial MT" w:hAnsi="Arial MT"/>
          <w:sz w:val="24"/>
          <w:lang w:val="es-MX"/>
        </w:rPr>
        <w:t>territorios,</w:t>
      </w:r>
      <w:r w:rsidRPr="00D41945">
        <w:rPr>
          <w:rFonts w:ascii="Arial MT" w:hAnsi="Arial MT"/>
          <w:spacing w:val="-1"/>
          <w:sz w:val="24"/>
          <w:lang w:val="es-MX"/>
        </w:rPr>
        <w:t xml:space="preserve"> </w:t>
      </w:r>
      <w:r w:rsidRPr="00D41945">
        <w:rPr>
          <w:rFonts w:ascii="Arial MT" w:hAnsi="Arial MT"/>
          <w:sz w:val="24"/>
          <w:lang w:val="es-MX"/>
        </w:rPr>
        <w:t>recursos,</w:t>
      </w:r>
      <w:r w:rsidRPr="00D41945">
        <w:rPr>
          <w:rFonts w:ascii="Arial MT" w:hAnsi="Arial MT"/>
          <w:spacing w:val="-1"/>
          <w:sz w:val="24"/>
          <w:lang w:val="es-MX"/>
        </w:rPr>
        <w:t xml:space="preserve"> </w:t>
      </w:r>
      <w:r w:rsidRPr="00D41945">
        <w:rPr>
          <w:rFonts w:ascii="Arial MT" w:hAnsi="Arial MT"/>
          <w:sz w:val="24"/>
          <w:lang w:val="es-MX"/>
        </w:rPr>
        <w:t>biodiversidad y medio ambiente de los pueblos ind</w:t>
      </w:r>
      <w:r w:rsidRPr="00D41945">
        <w:rPr>
          <w:rFonts w:ascii="Arial MT" w:hAnsi="Arial MT" w:hint="eastAsia"/>
          <w:sz w:val="24"/>
          <w:lang w:val="es-MX"/>
        </w:rPr>
        <w:t>í</w:t>
      </w:r>
      <w:r w:rsidRPr="00D41945">
        <w:rPr>
          <w:rFonts w:ascii="Arial MT" w:hAnsi="Arial MT"/>
          <w:sz w:val="24"/>
          <w:lang w:val="es-MX"/>
        </w:rPr>
        <w:t>genas;</w:t>
      </w:r>
    </w:p>
    <w:p w14:paraId="0EA4899C" w14:textId="77777777" w:rsidR="00EF0426" w:rsidRPr="00D41945" w:rsidRDefault="008F73EB">
      <w:pPr>
        <w:pStyle w:val="Prrafodelista"/>
        <w:numPr>
          <w:ilvl w:val="2"/>
          <w:numId w:val="21"/>
        </w:numPr>
        <w:tabs>
          <w:tab w:val="left" w:pos="833"/>
        </w:tabs>
        <w:spacing w:before="40" w:line="276" w:lineRule="auto"/>
        <w:ind w:right="109"/>
        <w:rPr>
          <w:rFonts w:ascii="Arial MT" w:hAnsi="Arial MT"/>
          <w:sz w:val="24"/>
          <w:lang w:val="es-MX"/>
        </w:rPr>
      </w:pPr>
      <w:r w:rsidRPr="00D41945">
        <w:rPr>
          <w:rFonts w:ascii="Arial MT" w:hAnsi="Arial MT"/>
          <w:sz w:val="24"/>
          <w:lang w:val="es-MX"/>
        </w:rPr>
        <w:t>Sistemas</w:t>
      </w:r>
      <w:r w:rsidRPr="00D41945">
        <w:rPr>
          <w:rFonts w:ascii="Arial MT" w:hAnsi="Arial MT"/>
          <w:spacing w:val="27"/>
          <w:sz w:val="24"/>
          <w:lang w:val="es-MX"/>
        </w:rPr>
        <w:t xml:space="preserve"> </w:t>
      </w:r>
      <w:r w:rsidRPr="00D41945">
        <w:rPr>
          <w:rFonts w:ascii="Arial MT" w:hAnsi="Arial MT"/>
          <w:sz w:val="24"/>
          <w:lang w:val="es-MX"/>
        </w:rPr>
        <w:t>normativos</w:t>
      </w:r>
      <w:r w:rsidRPr="00D41945">
        <w:rPr>
          <w:rFonts w:ascii="Arial MT" w:hAnsi="Arial MT"/>
          <w:spacing w:val="28"/>
          <w:sz w:val="24"/>
          <w:lang w:val="es-MX"/>
        </w:rPr>
        <w:t xml:space="preserve"> </w:t>
      </w:r>
      <w:r w:rsidRPr="00D41945">
        <w:rPr>
          <w:rFonts w:ascii="Arial MT" w:hAnsi="Arial MT"/>
          <w:sz w:val="24"/>
          <w:lang w:val="es-MX"/>
        </w:rPr>
        <w:t>ind</w:t>
      </w:r>
      <w:r w:rsidRPr="00D41945">
        <w:rPr>
          <w:rFonts w:ascii="Arial MT" w:hAnsi="Arial MT" w:hint="eastAsia"/>
          <w:sz w:val="24"/>
          <w:lang w:val="es-MX"/>
        </w:rPr>
        <w:t>í</w:t>
      </w:r>
      <w:r w:rsidRPr="00D41945">
        <w:rPr>
          <w:rFonts w:ascii="Arial MT" w:hAnsi="Arial MT"/>
          <w:sz w:val="24"/>
          <w:lang w:val="es-MX"/>
        </w:rPr>
        <w:t>genas,</w:t>
      </w:r>
      <w:r w:rsidRPr="00D41945">
        <w:rPr>
          <w:rFonts w:ascii="Arial MT" w:hAnsi="Arial MT"/>
          <w:spacing w:val="26"/>
          <w:sz w:val="24"/>
          <w:lang w:val="es-MX"/>
        </w:rPr>
        <w:t xml:space="preserve"> </w:t>
      </w:r>
      <w:r w:rsidRPr="00D41945">
        <w:rPr>
          <w:rFonts w:ascii="Arial MT" w:hAnsi="Arial MT"/>
          <w:sz w:val="24"/>
          <w:lang w:val="es-MX"/>
        </w:rPr>
        <w:t>coordinaci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28"/>
          <w:sz w:val="24"/>
          <w:lang w:val="es-MX"/>
        </w:rPr>
        <w:t xml:space="preserve"> </w:t>
      </w:r>
      <w:r w:rsidRPr="00D41945">
        <w:rPr>
          <w:rFonts w:ascii="Arial MT" w:hAnsi="Arial MT"/>
          <w:sz w:val="24"/>
          <w:lang w:val="es-MX"/>
        </w:rPr>
        <w:t>con</w:t>
      </w:r>
      <w:r w:rsidRPr="00D41945">
        <w:rPr>
          <w:rFonts w:ascii="Arial MT" w:hAnsi="Arial MT"/>
          <w:spacing w:val="28"/>
          <w:sz w:val="24"/>
          <w:lang w:val="es-MX"/>
        </w:rPr>
        <w:t xml:space="preserve"> </w:t>
      </w:r>
      <w:r w:rsidRPr="00D41945">
        <w:rPr>
          <w:rFonts w:ascii="Arial MT" w:hAnsi="Arial MT"/>
          <w:sz w:val="24"/>
          <w:lang w:val="es-MX"/>
        </w:rPr>
        <w:t>el</w:t>
      </w:r>
      <w:r w:rsidRPr="00D41945">
        <w:rPr>
          <w:rFonts w:ascii="Arial MT" w:hAnsi="Arial MT"/>
          <w:spacing w:val="27"/>
          <w:sz w:val="24"/>
          <w:lang w:val="es-MX"/>
        </w:rPr>
        <w:t xml:space="preserve"> </w:t>
      </w:r>
      <w:r w:rsidRPr="00D41945">
        <w:rPr>
          <w:rFonts w:ascii="Arial MT" w:hAnsi="Arial MT"/>
          <w:sz w:val="24"/>
          <w:lang w:val="es-MX"/>
        </w:rPr>
        <w:t>sistema</w:t>
      </w:r>
      <w:r w:rsidRPr="00D41945">
        <w:rPr>
          <w:rFonts w:ascii="Arial MT" w:hAnsi="Arial MT"/>
          <w:spacing w:val="28"/>
          <w:sz w:val="24"/>
          <w:lang w:val="es-MX"/>
        </w:rPr>
        <w:t xml:space="preserve"> </w:t>
      </w:r>
      <w:r w:rsidRPr="00D41945">
        <w:rPr>
          <w:rFonts w:ascii="Arial MT" w:hAnsi="Arial MT"/>
          <w:sz w:val="24"/>
          <w:lang w:val="es-MX"/>
        </w:rPr>
        <w:t>jur</w:t>
      </w:r>
      <w:r w:rsidRPr="00D41945">
        <w:rPr>
          <w:rFonts w:ascii="Arial MT" w:hAnsi="Arial MT" w:hint="eastAsia"/>
          <w:sz w:val="24"/>
          <w:lang w:val="es-MX"/>
        </w:rPr>
        <w:t>í</w:t>
      </w:r>
      <w:r w:rsidRPr="00D41945">
        <w:rPr>
          <w:rFonts w:ascii="Arial MT" w:hAnsi="Arial MT"/>
          <w:sz w:val="24"/>
          <w:lang w:val="es-MX"/>
        </w:rPr>
        <w:t>dico</w:t>
      </w:r>
      <w:r w:rsidRPr="00D41945">
        <w:rPr>
          <w:rFonts w:ascii="Arial MT" w:hAnsi="Arial MT"/>
          <w:spacing w:val="27"/>
          <w:sz w:val="24"/>
          <w:lang w:val="es-MX"/>
        </w:rPr>
        <w:t xml:space="preserve"> </w:t>
      </w:r>
      <w:r w:rsidRPr="00D41945">
        <w:rPr>
          <w:rFonts w:ascii="Arial MT" w:hAnsi="Arial MT"/>
          <w:sz w:val="24"/>
          <w:lang w:val="es-MX"/>
        </w:rPr>
        <w:t>nacional</w:t>
      </w:r>
      <w:r w:rsidRPr="00D41945">
        <w:rPr>
          <w:rFonts w:ascii="Arial MT" w:hAnsi="Arial MT"/>
          <w:spacing w:val="28"/>
          <w:sz w:val="24"/>
          <w:lang w:val="es-MX"/>
        </w:rPr>
        <w:t xml:space="preserve"> </w:t>
      </w:r>
      <w:r w:rsidRPr="00D41945">
        <w:rPr>
          <w:rFonts w:ascii="Arial MT" w:hAnsi="Arial MT"/>
          <w:sz w:val="24"/>
          <w:lang w:val="es-MX"/>
        </w:rPr>
        <w:t>y</w:t>
      </w:r>
      <w:r w:rsidRPr="00D41945">
        <w:rPr>
          <w:rFonts w:ascii="Arial MT" w:hAnsi="Arial MT"/>
          <w:spacing w:val="28"/>
          <w:sz w:val="24"/>
          <w:lang w:val="es-MX"/>
        </w:rPr>
        <w:t xml:space="preserve"> </w:t>
      </w:r>
      <w:r w:rsidRPr="00D41945">
        <w:rPr>
          <w:rFonts w:ascii="Arial MT" w:hAnsi="Arial MT"/>
          <w:sz w:val="24"/>
          <w:lang w:val="es-MX"/>
        </w:rPr>
        <w:t>acceso</w:t>
      </w:r>
      <w:r w:rsidRPr="00D41945">
        <w:rPr>
          <w:rFonts w:ascii="Arial MT" w:hAnsi="Arial MT"/>
          <w:spacing w:val="-64"/>
          <w:sz w:val="24"/>
          <w:lang w:val="es-MX"/>
        </w:rPr>
        <w:t xml:space="preserve"> </w:t>
      </w:r>
      <w:r w:rsidRPr="00D41945">
        <w:rPr>
          <w:rFonts w:ascii="Arial MT" w:hAnsi="Arial MT"/>
          <w:sz w:val="24"/>
          <w:lang w:val="es-MX"/>
        </w:rPr>
        <w:t>efectivo</w:t>
      </w:r>
      <w:r w:rsidRPr="00D41945">
        <w:rPr>
          <w:rFonts w:ascii="Arial MT" w:hAnsi="Arial MT"/>
          <w:spacing w:val="-1"/>
          <w:sz w:val="24"/>
          <w:lang w:val="es-MX"/>
        </w:rPr>
        <w:t xml:space="preserve"> </w:t>
      </w:r>
      <w:r w:rsidRPr="00D41945">
        <w:rPr>
          <w:rFonts w:ascii="Arial MT" w:hAnsi="Arial MT"/>
          <w:sz w:val="24"/>
          <w:lang w:val="es-MX"/>
        </w:rPr>
        <w:t>a la jurisdicci</w:t>
      </w:r>
      <w:r w:rsidRPr="00D41945">
        <w:rPr>
          <w:rFonts w:ascii="Arial MT" w:hAnsi="Arial MT" w:hint="eastAsia"/>
          <w:sz w:val="24"/>
          <w:lang w:val="es-MX"/>
        </w:rPr>
        <w:t>ó</w:t>
      </w:r>
      <w:r w:rsidRPr="00D41945">
        <w:rPr>
          <w:rFonts w:ascii="Arial MT" w:hAnsi="Arial MT"/>
          <w:sz w:val="24"/>
          <w:lang w:val="es-MX"/>
        </w:rPr>
        <w:t>n del estado;</w:t>
      </w:r>
    </w:p>
    <w:p w14:paraId="593FD972" w14:textId="77777777" w:rsidR="00EF0426" w:rsidRPr="00D41945" w:rsidRDefault="008F73EB">
      <w:pPr>
        <w:pStyle w:val="Prrafodelista"/>
        <w:numPr>
          <w:ilvl w:val="2"/>
          <w:numId w:val="21"/>
        </w:numPr>
        <w:tabs>
          <w:tab w:val="left" w:pos="833"/>
        </w:tabs>
        <w:spacing w:before="4" w:line="276" w:lineRule="auto"/>
        <w:ind w:right="109"/>
        <w:rPr>
          <w:rFonts w:ascii="Arial MT" w:hAnsi="Arial MT"/>
          <w:sz w:val="24"/>
          <w:lang w:val="es-MX"/>
        </w:rPr>
      </w:pPr>
      <w:r w:rsidRPr="00D41945">
        <w:rPr>
          <w:rFonts w:ascii="Arial MT" w:hAnsi="Arial MT"/>
          <w:sz w:val="24"/>
          <w:lang w:val="es-MX"/>
        </w:rPr>
        <w:t>Participaci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42"/>
          <w:sz w:val="24"/>
          <w:lang w:val="es-MX"/>
        </w:rPr>
        <w:t xml:space="preserve"> </w:t>
      </w:r>
      <w:r w:rsidRPr="00D41945">
        <w:rPr>
          <w:rFonts w:ascii="Arial MT" w:hAnsi="Arial MT"/>
          <w:sz w:val="24"/>
          <w:lang w:val="es-MX"/>
        </w:rPr>
        <w:t>y</w:t>
      </w:r>
      <w:r w:rsidRPr="00D41945">
        <w:rPr>
          <w:rFonts w:ascii="Arial MT" w:hAnsi="Arial MT"/>
          <w:spacing w:val="43"/>
          <w:sz w:val="24"/>
          <w:lang w:val="es-MX"/>
        </w:rPr>
        <w:t xml:space="preserve"> </w:t>
      </w:r>
      <w:r w:rsidRPr="00D41945">
        <w:rPr>
          <w:rFonts w:ascii="Arial MT" w:hAnsi="Arial MT"/>
          <w:sz w:val="24"/>
          <w:lang w:val="es-MX"/>
        </w:rPr>
        <w:t>representaci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42"/>
          <w:sz w:val="24"/>
          <w:lang w:val="es-MX"/>
        </w:rPr>
        <w:t xml:space="preserve"> </w:t>
      </w:r>
      <w:r w:rsidRPr="00D41945">
        <w:rPr>
          <w:rFonts w:ascii="Arial MT" w:hAnsi="Arial MT"/>
          <w:sz w:val="24"/>
          <w:lang w:val="es-MX"/>
        </w:rPr>
        <w:t>de</w:t>
      </w:r>
      <w:r w:rsidRPr="00D41945">
        <w:rPr>
          <w:rFonts w:ascii="Arial MT" w:hAnsi="Arial MT"/>
          <w:spacing w:val="43"/>
          <w:sz w:val="24"/>
          <w:lang w:val="es-MX"/>
        </w:rPr>
        <w:t xml:space="preserve"> </w:t>
      </w:r>
      <w:r w:rsidRPr="00D41945">
        <w:rPr>
          <w:rFonts w:ascii="Arial MT" w:hAnsi="Arial MT"/>
          <w:sz w:val="24"/>
          <w:lang w:val="es-MX"/>
        </w:rPr>
        <w:t>los</w:t>
      </w:r>
      <w:r w:rsidRPr="00D41945">
        <w:rPr>
          <w:rFonts w:ascii="Arial MT" w:hAnsi="Arial MT"/>
          <w:spacing w:val="42"/>
          <w:sz w:val="24"/>
          <w:lang w:val="es-MX"/>
        </w:rPr>
        <w:t xml:space="preserve"> </w:t>
      </w:r>
      <w:r w:rsidRPr="00D41945">
        <w:rPr>
          <w:rFonts w:ascii="Arial MT" w:hAnsi="Arial MT"/>
          <w:sz w:val="24"/>
          <w:lang w:val="es-MX"/>
        </w:rPr>
        <w:t>pueblos</w:t>
      </w:r>
      <w:r w:rsidRPr="00D41945">
        <w:rPr>
          <w:rFonts w:ascii="Arial MT" w:hAnsi="Arial MT"/>
          <w:spacing w:val="43"/>
          <w:sz w:val="24"/>
          <w:lang w:val="es-MX"/>
        </w:rPr>
        <w:t xml:space="preserve"> </w:t>
      </w:r>
      <w:r w:rsidRPr="00D41945">
        <w:rPr>
          <w:rFonts w:ascii="Arial MT" w:hAnsi="Arial MT"/>
          <w:sz w:val="24"/>
          <w:lang w:val="es-MX"/>
        </w:rPr>
        <w:t>ind</w:t>
      </w:r>
      <w:r w:rsidRPr="00D41945">
        <w:rPr>
          <w:rFonts w:ascii="Arial MT" w:hAnsi="Arial MT" w:hint="eastAsia"/>
          <w:sz w:val="24"/>
          <w:lang w:val="es-MX"/>
        </w:rPr>
        <w:t>í</w:t>
      </w:r>
      <w:r w:rsidRPr="00D41945">
        <w:rPr>
          <w:rFonts w:ascii="Arial MT" w:hAnsi="Arial MT"/>
          <w:sz w:val="24"/>
          <w:lang w:val="es-MX"/>
        </w:rPr>
        <w:t>genas</w:t>
      </w:r>
      <w:r w:rsidRPr="00D41945">
        <w:rPr>
          <w:rFonts w:ascii="Arial MT" w:hAnsi="Arial MT"/>
          <w:spacing w:val="42"/>
          <w:sz w:val="24"/>
          <w:lang w:val="es-MX"/>
        </w:rPr>
        <w:t xml:space="preserve"> </w:t>
      </w:r>
      <w:r w:rsidRPr="00D41945">
        <w:rPr>
          <w:rFonts w:ascii="Arial MT" w:hAnsi="Arial MT"/>
          <w:sz w:val="24"/>
          <w:lang w:val="es-MX"/>
        </w:rPr>
        <w:t>en</w:t>
      </w:r>
      <w:r w:rsidRPr="00D41945">
        <w:rPr>
          <w:rFonts w:ascii="Arial MT" w:hAnsi="Arial MT"/>
          <w:spacing w:val="43"/>
          <w:sz w:val="24"/>
          <w:lang w:val="es-MX"/>
        </w:rPr>
        <w:t xml:space="preserve"> </w:t>
      </w:r>
      <w:r w:rsidRPr="00D41945">
        <w:rPr>
          <w:rFonts w:ascii="Arial MT" w:hAnsi="Arial MT"/>
          <w:sz w:val="24"/>
          <w:lang w:val="es-MX"/>
        </w:rPr>
        <w:t>las</w:t>
      </w:r>
      <w:r w:rsidRPr="00D41945">
        <w:rPr>
          <w:rFonts w:ascii="Arial MT" w:hAnsi="Arial MT"/>
          <w:spacing w:val="42"/>
          <w:sz w:val="24"/>
          <w:lang w:val="es-MX"/>
        </w:rPr>
        <w:t xml:space="preserve"> </w:t>
      </w:r>
      <w:r w:rsidRPr="00D41945">
        <w:rPr>
          <w:rFonts w:ascii="Arial MT" w:hAnsi="Arial MT"/>
          <w:sz w:val="24"/>
          <w:lang w:val="es-MX"/>
        </w:rPr>
        <w:t>instancias</w:t>
      </w:r>
      <w:r w:rsidRPr="00D41945">
        <w:rPr>
          <w:rFonts w:ascii="Arial MT" w:hAnsi="Arial MT"/>
          <w:spacing w:val="43"/>
          <w:sz w:val="24"/>
          <w:lang w:val="es-MX"/>
        </w:rPr>
        <w:t xml:space="preserve"> </w:t>
      </w:r>
      <w:r w:rsidRPr="00D41945">
        <w:rPr>
          <w:rFonts w:ascii="Arial MT" w:hAnsi="Arial MT"/>
          <w:sz w:val="24"/>
          <w:lang w:val="es-MX"/>
        </w:rPr>
        <w:t>de</w:t>
      </w:r>
      <w:r w:rsidRPr="00D41945">
        <w:rPr>
          <w:rFonts w:ascii="Arial MT" w:hAnsi="Arial MT"/>
          <w:spacing w:val="42"/>
          <w:sz w:val="24"/>
          <w:lang w:val="es-MX"/>
        </w:rPr>
        <w:t xml:space="preserve"> </w:t>
      </w:r>
      <w:r w:rsidRPr="00D41945">
        <w:rPr>
          <w:rFonts w:ascii="Arial MT" w:hAnsi="Arial MT"/>
          <w:sz w:val="24"/>
          <w:lang w:val="es-MX"/>
        </w:rPr>
        <w:t>decisi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64"/>
          <w:sz w:val="24"/>
          <w:lang w:val="es-MX"/>
        </w:rPr>
        <w:t xml:space="preserve"> </w:t>
      </w:r>
      <w:r w:rsidRPr="00D41945">
        <w:rPr>
          <w:rFonts w:ascii="Arial MT" w:hAnsi="Arial MT"/>
          <w:sz w:val="24"/>
          <w:lang w:val="es-MX"/>
        </w:rPr>
        <w:t>nacional de las entidades federativas y municipales;</w:t>
      </w:r>
    </w:p>
    <w:p w14:paraId="0185D7F7" w14:textId="77777777" w:rsidR="00EF0426" w:rsidRPr="00D41945" w:rsidRDefault="008F73EB">
      <w:pPr>
        <w:pStyle w:val="Prrafodelista"/>
        <w:numPr>
          <w:ilvl w:val="2"/>
          <w:numId w:val="21"/>
        </w:numPr>
        <w:tabs>
          <w:tab w:val="left" w:pos="833"/>
        </w:tabs>
        <w:spacing w:line="275" w:lineRule="exact"/>
        <w:ind w:hanging="361"/>
        <w:rPr>
          <w:rFonts w:ascii="Arial MT"/>
          <w:sz w:val="24"/>
          <w:lang w:val="es-MX"/>
        </w:rPr>
      </w:pPr>
      <w:r w:rsidRPr="00D41945">
        <w:rPr>
          <w:rFonts w:ascii="Arial MT"/>
          <w:sz w:val="24"/>
          <w:lang w:val="es-MX"/>
        </w:rPr>
        <w:t>Consulta previa,</w:t>
      </w:r>
      <w:r w:rsidRPr="00D41945">
        <w:rPr>
          <w:rFonts w:ascii="Arial MT"/>
          <w:spacing w:val="-1"/>
          <w:sz w:val="24"/>
          <w:lang w:val="es-MX"/>
        </w:rPr>
        <w:t xml:space="preserve"> </w:t>
      </w:r>
      <w:r w:rsidRPr="00D41945">
        <w:rPr>
          <w:rFonts w:ascii="Arial MT"/>
          <w:sz w:val="24"/>
          <w:lang w:val="es-MX"/>
        </w:rPr>
        <w:t>libre e informada.</w:t>
      </w:r>
    </w:p>
    <w:p w14:paraId="06BAC147" w14:textId="77777777" w:rsidR="00EF0426" w:rsidRPr="00D41945" w:rsidRDefault="008F73EB">
      <w:pPr>
        <w:pStyle w:val="Prrafodelista"/>
        <w:numPr>
          <w:ilvl w:val="2"/>
          <w:numId w:val="21"/>
        </w:numPr>
        <w:tabs>
          <w:tab w:val="left" w:pos="833"/>
        </w:tabs>
        <w:spacing w:before="41"/>
        <w:ind w:hanging="361"/>
        <w:rPr>
          <w:rFonts w:ascii="Arial MT"/>
          <w:sz w:val="24"/>
          <w:lang w:val="es-MX"/>
        </w:rPr>
      </w:pPr>
      <w:r w:rsidRPr="00D41945">
        <w:rPr>
          <w:rFonts w:ascii="Arial MT"/>
          <w:sz w:val="24"/>
          <w:lang w:val="es-MX"/>
        </w:rPr>
        <w:t>Patrimonio</w:t>
      </w:r>
      <w:r w:rsidRPr="00D41945">
        <w:rPr>
          <w:rFonts w:ascii="Arial MT"/>
          <w:spacing w:val="-1"/>
          <w:sz w:val="24"/>
          <w:lang w:val="es-MX"/>
        </w:rPr>
        <w:t xml:space="preserve"> </w:t>
      </w:r>
      <w:r w:rsidRPr="00D41945">
        <w:rPr>
          <w:rFonts w:ascii="Arial MT"/>
          <w:sz w:val="24"/>
          <w:lang w:val="es-MX"/>
        </w:rPr>
        <w:t>cultural,</w:t>
      </w:r>
      <w:r w:rsidRPr="00D41945">
        <w:rPr>
          <w:rFonts w:ascii="Arial MT"/>
          <w:spacing w:val="-1"/>
          <w:sz w:val="24"/>
          <w:lang w:val="es-MX"/>
        </w:rPr>
        <w:t xml:space="preserve"> </w:t>
      </w:r>
      <w:r w:rsidRPr="00D41945">
        <w:rPr>
          <w:rFonts w:ascii="Arial MT"/>
          <w:sz w:val="24"/>
          <w:lang w:val="es-MX"/>
        </w:rPr>
        <w:t>conocimientos tradicionales</w:t>
      </w:r>
      <w:r w:rsidRPr="00D41945">
        <w:rPr>
          <w:rFonts w:ascii="Arial MT"/>
          <w:spacing w:val="-1"/>
          <w:sz w:val="24"/>
          <w:lang w:val="es-MX"/>
        </w:rPr>
        <w:t xml:space="preserve"> </w:t>
      </w:r>
      <w:r w:rsidRPr="00D41945">
        <w:rPr>
          <w:rFonts w:ascii="Arial MT"/>
          <w:sz w:val="24"/>
          <w:lang w:val="es-MX"/>
        </w:rPr>
        <w:t>y la propiedad</w:t>
      </w:r>
      <w:r w:rsidRPr="00D41945">
        <w:rPr>
          <w:rFonts w:ascii="Arial MT"/>
          <w:spacing w:val="-1"/>
          <w:sz w:val="24"/>
          <w:lang w:val="es-MX"/>
        </w:rPr>
        <w:t xml:space="preserve"> </w:t>
      </w:r>
      <w:r w:rsidRPr="00D41945">
        <w:rPr>
          <w:rFonts w:ascii="Arial MT"/>
          <w:sz w:val="24"/>
          <w:lang w:val="es-MX"/>
        </w:rPr>
        <w:t>intelectual colectiva;</w:t>
      </w:r>
    </w:p>
    <w:p w14:paraId="45956A28" w14:textId="77777777" w:rsidR="00EF0426" w:rsidRPr="00D41945" w:rsidRDefault="008F73EB">
      <w:pPr>
        <w:pStyle w:val="Prrafodelista"/>
        <w:numPr>
          <w:ilvl w:val="2"/>
          <w:numId w:val="21"/>
        </w:numPr>
        <w:tabs>
          <w:tab w:val="left" w:pos="833"/>
        </w:tabs>
        <w:spacing w:before="41" w:line="276" w:lineRule="auto"/>
        <w:ind w:right="109"/>
        <w:jc w:val="both"/>
        <w:rPr>
          <w:rFonts w:ascii="Arial MT" w:hAnsi="Arial MT"/>
          <w:sz w:val="24"/>
          <w:lang w:val="es-MX"/>
        </w:rPr>
      </w:pPr>
      <w:r w:rsidRPr="00D41945">
        <w:rPr>
          <w:rFonts w:ascii="Arial MT" w:hAnsi="Arial MT"/>
          <w:sz w:val="24"/>
          <w:lang w:val="es-MX"/>
        </w:rPr>
        <w:t>Educaci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1"/>
          <w:sz w:val="24"/>
          <w:lang w:val="es-MX"/>
        </w:rPr>
        <w:t xml:space="preserve"> </w:t>
      </w:r>
      <w:r w:rsidRPr="00D41945">
        <w:rPr>
          <w:rFonts w:ascii="Arial MT" w:hAnsi="Arial MT"/>
          <w:sz w:val="24"/>
          <w:lang w:val="es-MX"/>
        </w:rPr>
        <w:t>comunitaria,</w:t>
      </w:r>
      <w:r w:rsidRPr="00D41945">
        <w:rPr>
          <w:rFonts w:ascii="Arial MT" w:hAnsi="Arial MT"/>
          <w:spacing w:val="1"/>
          <w:sz w:val="24"/>
          <w:lang w:val="es-MX"/>
        </w:rPr>
        <w:t xml:space="preserve"> </w:t>
      </w:r>
      <w:r w:rsidRPr="00D41945">
        <w:rPr>
          <w:rFonts w:ascii="Arial MT" w:hAnsi="Arial MT"/>
          <w:sz w:val="24"/>
          <w:lang w:val="es-MX"/>
        </w:rPr>
        <w:t>ind</w:t>
      </w:r>
      <w:r w:rsidRPr="00D41945">
        <w:rPr>
          <w:rFonts w:ascii="Arial MT" w:hAnsi="Arial MT" w:hint="eastAsia"/>
          <w:sz w:val="24"/>
          <w:lang w:val="es-MX"/>
        </w:rPr>
        <w:t>í</w:t>
      </w:r>
      <w:r w:rsidRPr="00D41945">
        <w:rPr>
          <w:rFonts w:ascii="Arial MT" w:hAnsi="Arial MT"/>
          <w:sz w:val="24"/>
          <w:lang w:val="es-MX"/>
        </w:rPr>
        <w:t>gena</w:t>
      </w:r>
      <w:r w:rsidRPr="00D41945">
        <w:rPr>
          <w:rFonts w:ascii="Arial MT" w:hAnsi="Arial MT"/>
          <w:spacing w:val="1"/>
          <w:sz w:val="24"/>
          <w:lang w:val="es-MX"/>
        </w:rPr>
        <w:t xml:space="preserve"> </w:t>
      </w:r>
      <w:r w:rsidRPr="00D41945">
        <w:rPr>
          <w:rFonts w:ascii="Arial MT" w:hAnsi="Arial MT"/>
          <w:sz w:val="24"/>
          <w:lang w:val="es-MX"/>
        </w:rPr>
        <w:t>e</w:t>
      </w:r>
      <w:r w:rsidRPr="00D41945">
        <w:rPr>
          <w:rFonts w:ascii="Arial MT" w:hAnsi="Arial MT"/>
          <w:spacing w:val="1"/>
          <w:sz w:val="24"/>
          <w:lang w:val="es-MX"/>
        </w:rPr>
        <w:t xml:space="preserve"> </w:t>
      </w:r>
      <w:r w:rsidRPr="00D41945">
        <w:rPr>
          <w:rFonts w:ascii="Arial MT" w:hAnsi="Arial MT"/>
          <w:sz w:val="24"/>
          <w:lang w:val="es-MX"/>
        </w:rPr>
        <w:t>intercultural</w:t>
      </w:r>
      <w:r w:rsidRPr="00D41945">
        <w:rPr>
          <w:rFonts w:ascii="Arial MT" w:hAnsi="Arial MT"/>
          <w:spacing w:val="1"/>
          <w:sz w:val="24"/>
          <w:lang w:val="es-MX"/>
        </w:rPr>
        <w:t xml:space="preserve"> </w:t>
      </w:r>
      <w:r w:rsidRPr="00D41945">
        <w:rPr>
          <w:rFonts w:ascii="Arial MT" w:hAnsi="Arial MT"/>
          <w:sz w:val="24"/>
          <w:lang w:val="es-MX"/>
        </w:rPr>
        <w:t>que</w:t>
      </w:r>
      <w:r w:rsidRPr="00D41945">
        <w:rPr>
          <w:rFonts w:ascii="Arial MT" w:hAnsi="Arial MT"/>
          <w:spacing w:val="1"/>
          <w:sz w:val="24"/>
          <w:lang w:val="es-MX"/>
        </w:rPr>
        <w:t xml:space="preserve"> </w:t>
      </w:r>
      <w:r w:rsidRPr="00D41945">
        <w:rPr>
          <w:rFonts w:ascii="Arial MT" w:hAnsi="Arial MT"/>
          <w:sz w:val="24"/>
          <w:lang w:val="es-MX"/>
        </w:rPr>
        <w:t>incida</w:t>
      </w:r>
      <w:r w:rsidRPr="00D41945">
        <w:rPr>
          <w:rFonts w:ascii="Arial MT" w:hAnsi="Arial MT"/>
          <w:spacing w:val="1"/>
          <w:sz w:val="24"/>
          <w:lang w:val="es-MX"/>
        </w:rPr>
        <w:t xml:space="preserve"> </w:t>
      </w:r>
      <w:r w:rsidRPr="00D41945">
        <w:rPr>
          <w:rFonts w:ascii="Arial MT" w:hAnsi="Arial MT"/>
          <w:sz w:val="24"/>
          <w:lang w:val="es-MX"/>
        </w:rPr>
        <w:t>en</w:t>
      </w:r>
      <w:r w:rsidRPr="00D41945">
        <w:rPr>
          <w:rFonts w:ascii="Arial MT" w:hAnsi="Arial MT"/>
          <w:spacing w:val="1"/>
          <w:sz w:val="24"/>
          <w:lang w:val="es-MX"/>
        </w:rPr>
        <w:t xml:space="preserve"> </w:t>
      </w:r>
      <w:r w:rsidRPr="00D41945">
        <w:rPr>
          <w:rFonts w:ascii="Arial MT" w:hAnsi="Arial MT"/>
          <w:sz w:val="24"/>
          <w:lang w:val="es-MX"/>
        </w:rPr>
        <w:t>todos</w:t>
      </w:r>
      <w:r w:rsidRPr="00D41945">
        <w:rPr>
          <w:rFonts w:ascii="Arial MT" w:hAnsi="Arial MT"/>
          <w:spacing w:val="1"/>
          <w:sz w:val="24"/>
          <w:lang w:val="es-MX"/>
        </w:rPr>
        <w:t xml:space="preserve"> </w:t>
      </w:r>
      <w:r w:rsidRPr="00D41945">
        <w:rPr>
          <w:rFonts w:ascii="Arial MT" w:hAnsi="Arial MT"/>
          <w:sz w:val="24"/>
          <w:lang w:val="es-MX"/>
        </w:rPr>
        <w:t>los</w:t>
      </w:r>
      <w:r w:rsidRPr="00D41945">
        <w:rPr>
          <w:rFonts w:ascii="Arial MT" w:hAnsi="Arial MT"/>
          <w:spacing w:val="1"/>
          <w:sz w:val="24"/>
          <w:lang w:val="es-MX"/>
        </w:rPr>
        <w:t xml:space="preserve"> </w:t>
      </w:r>
      <w:r w:rsidRPr="00D41945">
        <w:rPr>
          <w:rFonts w:ascii="Arial MT" w:hAnsi="Arial MT"/>
          <w:sz w:val="24"/>
          <w:lang w:val="es-MX"/>
        </w:rPr>
        <w:t>procesos</w:t>
      </w:r>
      <w:r w:rsidRPr="00D41945">
        <w:rPr>
          <w:rFonts w:ascii="Arial MT" w:hAnsi="Arial MT"/>
          <w:spacing w:val="1"/>
          <w:sz w:val="24"/>
          <w:lang w:val="es-MX"/>
        </w:rPr>
        <w:t xml:space="preserve"> </w:t>
      </w:r>
      <w:r w:rsidRPr="00D41945">
        <w:rPr>
          <w:rFonts w:ascii="Arial MT" w:hAnsi="Arial MT"/>
          <w:sz w:val="24"/>
          <w:lang w:val="es-MX"/>
        </w:rPr>
        <w:t>educativos</w:t>
      </w:r>
      <w:r w:rsidRPr="00D41945">
        <w:rPr>
          <w:rFonts w:ascii="Arial MT" w:hAnsi="Arial MT"/>
          <w:spacing w:val="1"/>
          <w:sz w:val="24"/>
          <w:lang w:val="es-MX"/>
        </w:rPr>
        <w:t xml:space="preserve"> </w:t>
      </w:r>
      <w:r w:rsidRPr="00D41945">
        <w:rPr>
          <w:rFonts w:ascii="Arial MT" w:hAnsi="Arial MT"/>
          <w:sz w:val="24"/>
          <w:lang w:val="es-MX"/>
        </w:rPr>
        <w:t>del</w:t>
      </w:r>
      <w:r w:rsidRPr="00D41945">
        <w:rPr>
          <w:rFonts w:ascii="Arial MT" w:hAnsi="Arial MT"/>
          <w:spacing w:val="1"/>
          <w:sz w:val="24"/>
          <w:lang w:val="es-MX"/>
        </w:rPr>
        <w:t xml:space="preserve"> </w:t>
      </w:r>
      <w:r w:rsidRPr="00D41945">
        <w:rPr>
          <w:rFonts w:ascii="Arial MT" w:hAnsi="Arial MT"/>
          <w:sz w:val="24"/>
          <w:lang w:val="es-MX"/>
        </w:rPr>
        <w:t>sistema,</w:t>
      </w:r>
      <w:r w:rsidRPr="00D41945">
        <w:rPr>
          <w:rFonts w:ascii="Arial MT" w:hAnsi="Arial MT"/>
          <w:spacing w:val="1"/>
          <w:sz w:val="24"/>
          <w:lang w:val="es-MX"/>
        </w:rPr>
        <w:t xml:space="preserve"> </w:t>
      </w:r>
      <w:r w:rsidRPr="00D41945">
        <w:rPr>
          <w:rFonts w:ascii="Arial MT" w:hAnsi="Arial MT"/>
          <w:sz w:val="24"/>
          <w:lang w:val="es-MX"/>
        </w:rPr>
        <w:t>independiente</w:t>
      </w:r>
      <w:r w:rsidRPr="00D41945">
        <w:rPr>
          <w:rFonts w:ascii="Arial MT" w:hAnsi="Arial MT"/>
          <w:spacing w:val="1"/>
          <w:sz w:val="24"/>
          <w:lang w:val="es-MX"/>
        </w:rPr>
        <w:t xml:space="preserve"> </w:t>
      </w:r>
      <w:r w:rsidRPr="00D41945">
        <w:rPr>
          <w:rFonts w:ascii="Arial MT" w:hAnsi="Arial MT"/>
          <w:sz w:val="24"/>
          <w:lang w:val="es-MX"/>
        </w:rPr>
        <w:t>de</w:t>
      </w:r>
      <w:r w:rsidRPr="00D41945">
        <w:rPr>
          <w:rFonts w:ascii="Arial MT" w:hAnsi="Arial MT"/>
          <w:spacing w:val="1"/>
          <w:sz w:val="24"/>
          <w:lang w:val="es-MX"/>
        </w:rPr>
        <w:t xml:space="preserve"> </w:t>
      </w:r>
      <w:r w:rsidRPr="00D41945">
        <w:rPr>
          <w:rFonts w:ascii="Arial MT" w:hAnsi="Arial MT"/>
          <w:sz w:val="24"/>
          <w:lang w:val="es-MX"/>
        </w:rPr>
        <w:t>la</w:t>
      </w:r>
      <w:r w:rsidRPr="00D41945">
        <w:rPr>
          <w:rFonts w:ascii="Arial MT" w:hAnsi="Arial MT"/>
          <w:spacing w:val="1"/>
          <w:sz w:val="24"/>
          <w:lang w:val="es-MX"/>
        </w:rPr>
        <w:t xml:space="preserve"> </w:t>
      </w:r>
      <w:r w:rsidRPr="00D41945">
        <w:rPr>
          <w:rFonts w:ascii="Arial MT" w:hAnsi="Arial MT"/>
          <w:sz w:val="24"/>
          <w:lang w:val="es-MX"/>
        </w:rPr>
        <w:t>modalidad</w:t>
      </w:r>
      <w:r w:rsidRPr="00D41945">
        <w:rPr>
          <w:rFonts w:ascii="Arial MT" w:hAnsi="Arial MT"/>
          <w:spacing w:val="1"/>
          <w:sz w:val="24"/>
          <w:lang w:val="es-MX"/>
        </w:rPr>
        <w:t xml:space="preserve"> </w:t>
      </w:r>
      <w:r w:rsidRPr="00D41945">
        <w:rPr>
          <w:rFonts w:ascii="Arial MT" w:hAnsi="Arial MT"/>
          <w:sz w:val="24"/>
          <w:lang w:val="es-MX"/>
        </w:rPr>
        <w:t>en</w:t>
      </w:r>
      <w:r w:rsidRPr="00D41945">
        <w:rPr>
          <w:rFonts w:ascii="Arial MT" w:hAnsi="Arial MT"/>
          <w:spacing w:val="1"/>
          <w:sz w:val="24"/>
          <w:lang w:val="es-MX"/>
        </w:rPr>
        <w:t xml:space="preserve"> </w:t>
      </w:r>
      <w:r w:rsidRPr="00D41945">
        <w:rPr>
          <w:rFonts w:ascii="Arial MT" w:hAnsi="Arial MT"/>
          <w:sz w:val="24"/>
          <w:lang w:val="es-MX"/>
        </w:rPr>
        <w:t>que</w:t>
      </w:r>
      <w:r w:rsidRPr="00D41945">
        <w:rPr>
          <w:rFonts w:ascii="Arial MT" w:hAnsi="Arial MT"/>
          <w:spacing w:val="1"/>
          <w:sz w:val="24"/>
          <w:lang w:val="es-MX"/>
        </w:rPr>
        <w:t xml:space="preserve"> </w:t>
      </w:r>
      <w:r w:rsidRPr="00D41945">
        <w:rPr>
          <w:rFonts w:ascii="Arial MT" w:hAnsi="Arial MT"/>
          <w:sz w:val="24"/>
          <w:lang w:val="es-MX"/>
        </w:rPr>
        <w:t>se</w:t>
      </w:r>
      <w:r w:rsidRPr="00D41945">
        <w:rPr>
          <w:rFonts w:ascii="Arial MT" w:hAnsi="Arial MT"/>
          <w:spacing w:val="1"/>
          <w:sz w:val="24"/>
          <w:lang w:val="es-MX"/>
        </w:rPr>
        <w:t xml:space="preserve"> </w:t>
      </w:r>
      <w:r w:rsidRPr="00D41945">
        <w:rPr>
          <w:rFonts w:ascii="Arial MT" w:hAnsi="Arial MT"/>
          <w:sz w:val="24"/>
          <w:lang w:val="es-MX"/>
        </w:rPr>
        <w:t>oferte</w:t>
      </w:r>
      <w:r w:rsidRPr="00D41945">
        <w:rPr>
          <w:rFonts w:ascii="Arial MT" w:hAnsi="Arial MT"/>
          <w:spacing w:val="1"/>
          <w:sz w:val="24"/>
          <w:lang w:val="es-MX"/>
        </w:rPr>
        <w:t xml:space="preserve"> </w:t>
      </w:r>
      <w:r w:rsidRPr="00D41945">
        <w:rPr>
          <w:rFonts w:ascii="Arial MT" w:hAnsi="Arial MT"/>
          <w:sz w:val="24"/>
          <w:lang w:val="es-MX"/>
        </w:rPr>
        <w:t>los</w:t>
      </w:r>
      <w:r w:rsidRPr="00D41945">
        <w:rPr>
          <w:rFonts w:ascii="Arial MT" w:hAnsi="Arial MT"/>
          <w:spacing w:val="1"/>
          <w:sz w:val="24"/>
          <w:lang w:val="es-MX"/>
        </w:rPr>
        <w:t xml:space="preserve"> </w:t>
      </w:r>
      <w:proofErr w:type="spellStart"/>
      <w:proofErr w:type="gramStart"/>
      <w:r w:rsidRPr="00D41945">
        <w:rPr>
          <w:rFonts w:ascii="Arial MT" w:hAnsi="Arial MT"/>
          <w:sz w:val="24"/>
          <w:lang w:val="es-MX"/>
        </w:rPr>
        <w:t>servicios.Tem</w:t>
      </w:r>
      <w:r w:rsidRPr="00D41945">
        <w:rPr>
          <w:rFonts w:ascii="Arial MT" w:hAnsi="Arial MT" w:hint="eastAsia"/>
          <w:sz w:val="24"/>
          <w:lang w:val="es-MX"/>
        </w:rPr>
        <w:t>á</w:t>
      </w:r>
      <w:r w:rsidRPr="00D41945">
        <w:rPr>
          <w:rFonts w:ascii="Arial MT" w:hAnsi="Arial MT"/>
          <w:sz w:val="24"/>
          <w:lang w:val="es-MX"/>
        </w:rPr>
        <w:t>tica</w:t>
      </w:r>
      <w:proofErr w:type="spellEnd"/>
      <w:proofErr w:type="gramEnd"/>
      <w:r w:rsidRPr="00D41945">
        <w:rPr>
          <w:rFonts w:ascii="Arial MT" w:hAnsi="Arial MT"/>
          <w:sz w:val="24"/>
          <w:lang w:val="es-MX"/>
        </w:rPr>
        <w:t xml:space="preserve"> 1: Curr</w:t>
      </w:r>
      <w:r w:rsidRPr="00D41945">
        <w:rPr>
          <w:rFonts w:ascii="Arial MT" w:hAnsi="Arial MT" w:hint="eastAsia"/>
          <w:sz w:val="24"/>
          <w:lang w:val="es-MX"/>
        </w:rPr>
        <w:t>í</w:t>
      </w:r>
      <w:r w:rsidRPr="00D41945">
        <w:rPr>
          <w:rFonts w:ascii="Arial MT" w:hAnsi="Arial MT"/>
          <w:sz w:val="24"/>
          <w:lang w:val="es-MX"/>
        </w:rPr>
        <w:t>culo comunitario ind</w:t>
      </w:r>
      <w:r w:rsidRPr="00D41945">
        <w:rPr>
          <w:rFonts w:ascii="Arial MT" w:hAnsi="Arial MT" w:hint="eastAsia"/>
          <w:sz w:val="24"/>
          <w:lang w:val="es-MX"/>
        </w:rPr>
        <w:t>í</w:t>
      </w:r>
      <w:r w:rsidRPr="00D41945">
        <w:rPr>
          <w:rFonts w:ascii="Arial MT" w:hAnsi="Arial MT"/>
          <w:sz w:val="24"/>
          <w:lang w:val="es-MX"/>
        </w:rPr>
        <w:t xml:space="preserve">gena </w:t>
      </w:r>
      <w:proofErr w:type="spellStart"/>
      <w:r w:rsidRPr="00D41945">
        <w:rPr>
          <w:rFonts w:ascii="Arial MT" w:hAnsi="Arial MT"/>
          <w:sz w:val="24"/>
          <w:lang w:val="es-MX"/>
        </w:rPr>
        <w:t>intercultural.Tem</w:t>
      </w:r>
      <w:r w:rsidRPr="00D41945">
        <w:rPr>
          <w:rFonts w:ascii="Arial MT" w:hAnsi="Arial MT" w:hint="eastAsia"/>
          <w:sz w:val="24"/>
          <w:lang w:val="es-MX"/>
        </w:rPr>
        <w:t>á</w:t>
      </w:r>
      <w:r w:rsidRPr="00D41945">
        <w:rPr>
          <w:rFonts w:ascii="Arial MT" w:hAnsi="Arial MT"/>
          <w:sz w:val="24"/>
          <w:lang w:val="es-MX"/>
        </w:rPr>
        <w:t>tica</w:t>
      </w:r>
      <w:proofErr w:type="spellEnd"/>
      <w:r w:rsidRPr="00D41945">
        <w:rPr>
          <w:rFonts w:ascii="Arial MT" w:hAnsi="Arial MT"/>
          <w:sz w:val="24"/>
          <w:lang w:val="es-MX"/>
        </w:rPr>
        <w:t xml:space="preserve"> 2: Educaci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1"/>
          <w:sz w:val="24"/>
          <w:lang w:val="es-MX"/>
        </w:rPr>
        <w:t xml:space="preserve"> </w:t>
      </w:r>
      <w:r w:rsidRPr="00D41945">
        <w:rPr>
          <w:rFonts w:ascii="Arial MT" w:hAnsi="Arial MT"/>
          <w:sz w:val="24"/>
          <w:lang w:val="es-MX"/>
        </w:rPr>
        <w:t>intercultural</w:t>
      </w:r>
      <w:r w:rsidRPr="00D41945">
        <w:rPr>
          <w:rFonts w:ascii="Arial MT" w:hAnsi="Arial MT"/>
          <w:spacing w:val="1"/>
          <w:sz w:val="24"/>
          <w:lang w:val="es-MX"/>
        </w:rPr>
        <w:t xml:space="preserve"> </w:t>
      </w:r>
      <w:r w:rsidRPr="00D41945">
        <w:rPr>
          <w:rFonts w:ascii="Arial MT" w:hAnsi="Arial MT"/>
          <w:sz w:val="24"/>
          <w:lang w:val="es-MX"/>
        </w:rPr>
        <w:t>biling</w:t>
      </w:r>
      <w:r w:rsidRPr="00D41945">
        <w:rPr>
          <w:rFonts w:ascii="Arial MT" w:hAnsi="Arial MT" w:hint="eastAsia"/>
          <w:sz w:val="24"/>
          <w:lang w:val="es-MX"/>
        </w:rPr>
        <w:t>ü</w:t>
      </w:r>
      <w:r w:rsidRPr="00D41945">
        <w:rPr>
          <w:rFonts w:ascii="Arial MT" w:hAnsi="Arial MT"/>
          <w:sz w:val="24"/>
          <w:lang w:val="es-MX"/>
        </w:rPr>
        <w:t>e</w:t>
      </w:r>
      <w:r w:rsidRPr="00D41945">
        <w:rPr>
          <w:rFonts w:ascii="Arial MT" w:hAnsi="Arial MT"/>
          <w:spacing w:val="1"/>
          <w:sz w:val="24"/>
          <w:lang w:val="es-MX"/>
        </w:rPr>
        <w:t xml:space="preserve"> </w:t>
      </w:r>
      <w:r w:rsidRPr="00D41945">
        <w:rPr>
          <w:rFonts w:ascii="Arial MT" w:hAnsi="Arial MT"/>
          <w:sz w:val="24"/>
          <w:lang w:val="es-MX"/>
        </w:rPr>
        <w:t>para</w:t>
      </w:r>
      <w:r w:rsidRPr="00D41945">
        <w:rPr>
          <w:rFonts w:ascii="Arial MT" w:hAnsi="Arial MT"/>
          <w:spacing w:val="1"/>
          <w:sz w:val="24"/>
          <w:lang w:val="es-MX"/>
        </w:rPr>
        <w:t xml:space="preserve"> </w:t>
      </w:r>
      <w:r w:rsidRPr="00D41945">
        <w:rPr>
          <w:rFonts w:ascii="Arial MT" w:hAnsi="Arial MT"/>
          <w:sz w:val="24"/>
          <w:lang w:val="es-MX"/>
        </w:rPr>
        <w:t>todos.</w:t>
      </w:r>
      <w:r w:rsidRPr="00D41945">
        <w:rPr>
          <w:rFonts w:ascii="Arial MT" w:hAnsi="Arial MT"/>
          <w:spacing w:val="1"/>
          <w:sz w:val="24"/>
          <w:lang w:val="es-MX"/>
        </w:rPr>
        <w:t xml:space="preserve"> </w:t>
      </w:r>
      <w:r w:rsidRPr="00D41945">
        <w:rPr>
          <w:rFonts w:ascii="Arial MT" w:hAnsi="Arial MT"/>
          <w:sz w:val="24"/>
          <w:lang w:val="es-MX"/>
        </w:rPr>
        <w:t>Tem</w:t>
      </w:r>
      <w:r w:rsidRPr="00D41945">
        <w:rPr>
          <w:rFonts w:ascii="Arial MT" w:hAnsi="Arial MT" w:hint="eastAsia"/>
          <w:sz w:val="24"/>
          <w:lang w:val="es-MX"/>
        </w:rPr>
        <w:t>á</w:t>
      </w:r>
      <w:r w:rsidRPr="00D41945">
        <w:rPr>
          <w:rFonts w:ascii="Arial MT" w:hAnsi="Arial MT"/>
          <w:sz w:val="24"/>
          <w:lang w:val="es-MX"/>
        </w:rPr>
        <w:t>tica</w:t>
      </w:r>
      <w:r w:rsidRPr="00D41945">
        <w:rPr>
          <w:rFonts w:ascii="Arial MT" w:hAnsi="Arial MT"/>
          <w:spacing w:val="1"/>
          <w:sz w:val="24"/>
          <w:lang w:val="es-MX"/>
        </w:rPr>
        <w:t xml:space="preserve"> </w:t>
      </w:r>
      <w:r w:rsidRPr="00D41945">
        <w:rPr>
          <w:rFonts w:ascii="Arial MT" w:hAnsi="Arial MT"/>
          <w:sz w:val="24"/>
          <w:lang w:val="es-MX"/>
        </w:rPr>
        <w:t>3:</w:t>
      </w:r>
      <w:r w:rsidRPr="00D41945">
        <w:rPr>
          <w:rFonts w:ascii="Arial MT" w:hAnsi="Arial MT"/>
          <w:spacing w:val="1"/>
          <w:sz w:val="24"/>
          <w:lang w:val="es-MX"/>
        </w:rPr>
        <w:t xml:space="preserve"> </w:t>
      </w:r>
      <w:r w:rsidRPr="00D41945">
        <w:rPr>
          <w:rFonts w:ascii="Arial MT" w:hAnsi="Arial MT"/>
          <w:sz w:val="24"/>
          <w:lang w:val="es-MX"/>
        </w:rPr>
        <w:t>Presupuesto</w:t>
      </w:r>
      <w:r w:rsidRPr="00D41945">
        <w:rPr>
          <w:rFonts w:ascii="Arial MT" w:hAnsi="Arial MT"/>
          <w:spacing w:val="1"/>
          <w:sz w:val="24"/>
          <w:lang w:val="es-MX"/>
        </w:rPr>
        <w:t xml:space="preserve"> </w:t>
      </w:r>
      <w:r w:rsidRPr="00D41945">
        <w:rPr>
          <w:rFonts w:ascii="Arial MT" w:hAnsi="Arial MT"/>
          <w:sz w:val="24"/>
          <w:lang w:val="es-MX"/>
        </w:rPr>
        <w:t>transversal</w:t>
      </w:r>
      <w:r w:rsidRPr="00D41945">
        <w:rPr>
          <w:rFonts w:ascii="Arial MT" w:hAnsi="Arial MT"/>
          <w:spacing w:val="1"/>
          <w:sz w:val="24"/>
          <w:lang w:val="es-MX"/>
        </w:rPr>
        <w:t xml:space="preserve"> </w:t>
      </w:r>
      <w:r w:rsidRPr="00D41945">
        <w:rPr>
          <w:rFonts w:ascii="Arial MT" w:hAnsi="Arial MT"/>
          <w:sz w:val="24"/>
          <w:lang w:val="es-MX"/>
        </w:rPr>
        <w:t>alineado</w:t>
      </w:r>
      <w:r w:rsidRPr="00D41945">
        <w:rPr>
          <w:rFonts w:ascii="Arial MT" w:hAnsi="Arial MT"/>
          <w:spacing w:val="1"/>
          <w:sz w:val="24"/>
          <w:lang w:val="es-MX"/>
        </w:rPr>
        <w:t xml:space="preserve"> </w:t>
      </w:r>
      <w:r w:rsidRPr="00D41945">
        <w:rPr>
          <w:rFonts w:ascii="Arial MT" w:hAnsi="Arial MT"/>
          <w:sz w:val="24"/>
          <w:lang w:val="es-MX"/>
        </w:rPr>
        <w:t>a</w:t>
      </w:r>
      <w:r w:rsidRPr="00D41945">
        <w:rPr>
          <w:rFonts w:ascii="Arial MT" w:hAnsi="Arial MT"/>
          <w:spacing w:val="1"/>
          <w:sz w:val="24"/>
          <w:lang w:val="es-MX"/>
        </w:rPr>
        <w:t xml:space="preserve"> </w:t>
      </w:r>
      <w:r w:rsidRPr="00D41945">
        <w:rPr>
          <w:rFonts w:ascii="Arial MT" w:hAnsi="Arial MT"/>
          <w:sz w:val="24"/>
          <w:lang w:val="es-MX"/>
        </w:rPr>
        <w:t>la</w:t>
      </w:r>
      <w:r w:rsidRPr="00D41945">
        <w:rPr>
          <w:rFonts w:ascii="Arial MT" w:hAnsi="Arial MT"/>
          <w:spacing w:val="1"/>
          <w:sz w:val="24"/>
          <w:lang w:val="es-MX"/>
        </w:rPr>
        <w:t xml:space="preserve"> </w:t>
      </w:r>
      <w:r w:rsidRPr="00D41945">
        <w:rPr>
          <w:rFonts w:ascii="Arial MT" w:hAnsi="Arial MT"/>
          <w:sz w:val="24"/>
          <w:lang w:val="es-MX"/>
        </w:rPr>
        <w:t>educaci</w:t>
      </w:r>
      <w:r w:rsidRPr="00D41945">
        <w:rPr>
          <w:rFonts w:ascii="Arial MT" w:hAnsi="Arial MT" w:hint="eastAsia"/>
          <w:sz w:val="24"/>
          <w:lang w:val="es-MX"/>
        </w:rPr>
        <w:t>ó</w:t>
      </w:r>
      <w:r w:rsidRPr="00D41945">
        <w:rPr>
          <w:rFonts w:ascii="Arial MT" w:hAnsi="Arial MT"/>
          <w:sz w:val="24"/>
          <w:lang w:val="es-MX"/>
        </w:rPr>
        <w:t>n;</w:t>
      </w:r>
    </w:p>
    <w:p w14:paraId="101649B4" w14:textId="77777777" w:rsidR="00EF0426" w:rsidRPr="00D41945" w:rsidRDefault="008F73EB">
      <w:pPr>
        <w:pStyle w:val="Prrafodelista"/>
        <w:numPr>
          <w:ilvl w:val="2"/>
          <w:numId w:val="21"/>
        </w:numPr>
        <w:tabs>
          <w:tab w:val="left" w:pos="833"/>
        </w:tabs>
        <w:spacing w:before="2"/>
        <w:ind w:hanging="361"/>
        <w:rPr>
          <w:rFonts w:ascii="Arial MT"/>
          <w:sz w:val="24"/>
          <w:lang w:val="es-MX"/>
        </w:rPr>
      </w:pPr>
      <w:r w:rsidRPr="00D41945">
        <w:rPr>
          <w:rFonts w:ascii="Arial MT"/>
          <w:sz w:val="24"/>
          <w:lang w:val="es-MX"/>
        </w:rPr>
        <w:t>Salud y medicina tradicional;</w:t>
      </w:r>
    </w:p>
    <w:p w14:paraId="42162CFF" w14:textId="77777777" w:rsidR="00EF0426" w:rsidRPr="00D41945" w:rsidRDefault="008F73EB">
      <w:pPr>
        <w:pStyle w:val="Prrafodelista"/>
        <w:numPr>
          <w:ilvl w:val="2"/>
          <w:numId w:val="21"/>
        </w:numPr>
        <w:tabs>
          <w:tab w:val="left" w:pos="833"/>
        </w:tabs>
        <w:spacing w:before="41"/>
        <w:ind w:hanging="361"/>
        <w:rPr>
          <w:rFonts w:ascii="Arial MT" w:hAnsi="Arial MT"/>
          <w:sz w:val="24"/>
          <w:lang w:val="es-MX"/>
        </w:rPr>
      </w:pPr>
      <w:r w:rsidRPr="00D41945">
        <w:rPr>
          <w:rFonts w:ascii="Arial MT" w:hAnsi="Arial MT"/>
          <w:sz w:val="24"/>
          <w:lang w:val="es-MX"/>
        </w:rPr>
        <w:t>Comunicaci</w:t>
      </w:r>
      <w:r w:rsidRPr="00D41945">
        <w:rPr>
          <w:rFonts w:ascii="Arial MT" w:hAnsi="Arial MT" w:hint="eastAsia"/>
          <w:sz w:val="24"/>
          <w:lang w:val="es-MX"/>
        </w:rPr>
        <w:t>ó</w:t>
      </w:r>
      <w:r w:rsidRPr="00D41945">
        <w:rPr>
          <w:rFonts w:ascii="Arial MT" w:hAnsi="Arial MT"/>
          <w:sz w:val="24"/>
          <w:lang w:val="es-MX"/>
        </w:rPr>
        <w:t>n ind</w:t>
      </w:r>
      <w:r w:rsidRPr="00D41945">
        <w:rPr>
          <w:rFonts w:ascii="Arial MT" w:hAnsi="Arial MT" w:hint="eastAsia"/>
          <w:sz w:val="24"/>
          <w:lang w:val="es-MX"/>
        </w:rPr>
        <w:t>í</w:t>
      </w:r>
      <w:r w:rsidRPr="00D41945">
        <w:rPr>
          <w:rFonts w:ascii="Arial MT" w:hAnsi="Arial MT"/>
          <w:sz w:val="24"/>
          <w:lang w:val="es-MX"/>
        </w:rPr>
        <w:t>gena,</w:t>
      </w:r>
      <w:r w:rsidRPr="00D41945">
        <w:rPr>
          <w:rFonts w:ascii="Arial MT" w:hAnsi="Arial MT"/>
          <w:spacing w:val="-1"/>
          <w:sz w:val="24"/>
          <w:lang w:val="es-MX"/>
        </w:rPr>
        <w:t xml:space="preserve"> </w:t>
      </w:r>
      <w:r w:rsidRPr="00D41945">
        <w:rPr>
          <w:rFonts w:ascii="Arial MT" w:hAnsi="Arial MT"/>
          <w:sz w:val="24"/>
          <w:lang w:val="es-MX"/>
        </w:rPr>
        <w:t>comunitaria e intercultural;</w:t>
      </w:r>
    </w:p>
    <w:p w14:paraId="67C90BB9" w14:textId="77777777" w:rsidR="00EF0426" w:rsidRPr="00D41945" w:rsidRDefault="008F73EB">
      <w:pPr>
        <w:pStyle w:val="Prrafodelista"/>
        <w:numPr>
          <w:ilvl w:val="2"/>
          <w:numId w:val="21"/>
        </w:numPr>
        <w:tabs>
          <w:tab w:val="left" w:pos="833"/>
        </w:tabs>
        <w:spacing w:before="40"/>
        <w:ind w:hanging="361"/>
        <w:rPr>
          <w:rFonts w:ascii="Arial MT" w:hAnsi="Arial MT"/>
          <w:sz w:val="24"/>
          <w:lang w:val="es-MX"/>
        </w:rPr>
      </w:pPr>
      <w:r w:rsidRPr="00D41945">
        <w:rPr>
          <w:rFonts w:ascii="Arial MT" w:hAnsi="Arial MT"/>
          <w:sz w:val="24"/>
          <w:lang w:val="es-MX"/>
        </w:rPr>
        <w:t>Desarrollo</w:t>
      </w:r>
      <w:r w:rsidRPr="00D41945">
        <w:rPr>
          <w:rFonts w:ascii="Arial MT" w:hAnsi="Arial MT"/>
          <w:spacing w:val="-1"/>
          <w:sz w:val="24"/>
          <w:lang w:val="es-MX"/>
        </w:rPr>
        <w:t xml:space="preserve"> </w:t>
      </w:r>
      <w:r w:rsidRPr="00D41945">
        <w:rPr>
          <w:rFonts w:ascii="Arial MT" w:hAnsi="Arial MT"/>
          <w:sz w:val="24"/>
          <w:lang w:val="es-MX"/>
        </w:rPr>
        <w:t>integral,</w:t>
      </w:r>
      <w:r w:rsidRPr="00D41945">
        <w:rPr>
          <w:rFonts w:ascii="Arial MT" w:hAnsi="Arial MT"/>
          <w:spacing w:val="-1"/>
          <w:sz w:val="24"/>
          <w:lang w:val="es-MX"/>
        </w:rPr>
        <w:t xml:space="preserve"> </w:t>
      </w:r>
      <w:r w:rsidRPr="00D41945">
        <w:rPr>
          <w:rFonts w:ascii="Arial MT" w:hAnsi="Arial MT"/>
          <w:sz w:val="24"/>
          <w:lang w:val="es-MX"/>
        </w:rPr>
        <w:t>intercultural y sostenible,</w:t>
      </w:r>
      <w:r w:rsidRPr="00D41945">
        <w:rPr>
          <w:rFonts w:ascii="Arial MT" w:hAnsi="Arial MT"/>
          <w:spacing w:val="-2"/>
          <w:sz w:val="24"/>
          <w:lang w:val="es-MX"/>
        </w:rPr>
        <w:t xml:space="preserve"> </w:t>
      </w:r>
      <w:r w:rsidRPr="00D41945">
        <w:rPr>
          <w:rFonts w:ascii="Arial MT" w:hAnsi="Arial MT"/>
          <w:sz w:val="24"/>
          <w:lang w:val="es-MX"/>
        </w:rPr>
        <w:t>soberan</w:t>
      </w:r>
      <w:r w:rsidRPr="00D41945">
        <w:rPr>
          <w:rFonts w:ascii="Arial MT" w:hAnsi="Arial MT" w:hint="eastAsia"/>
          <w:sz w:val="24"/>
          <w:lang w:val="es-MX"/>
        </w:rPr>
        <w:t>í</w:t>
      </w:r>
      <w:r w:rsidRPr="00D41945">
        <w:rPr>
          <w:rFonts w:ascii="Arial MT" w:hAnsi="Arial MT"/>
          <w:sz w:val="24"/>
          <w:lang w:val="es-MX"/>
        </w:rPr>
        <w:t>a y autosuficiencia alimentaria;</w:t>
      </w:r>
    </w:p>
    <w:p w14:paraId="26D3B74A" w14:textId="77777777" w:rsidR="00EF0426" w:rsidRPr="00D41945" w:rsidRDefault="008F73EB">
      <w:pPr>
        <w:pStyle w:val="Prrafodelista"/>
        <w:numPr>
          <w:ilvl w:val="2"/>
          <w:numId w:val="21"/>
        </w:numPr>
        <w:tabs>
          <w:tab w:val="left" w:pos="833"/>
        </w:tabs>
        <w:spacing w:before="41" w:line="276" w:lineRule="auto"/>
        <w:ind w:right="109"/>
        <w:rPr>
          <w:rFonts w:ascii="Microsoft Sans Serif" w:hAnsi="Microsoft Sans Serif"/>
          <w:sz w:val="24"/>
          <w:lang w:val="es-MX"/>
        </w:rPr>
      </w:pPr>
      <w:r w:rsidRPr="00D41945">
        <w:rPr>
          <w:rFonts w:ascii="Arial MT" w:hAnsi="Arial MT"/>
          <w:sz w:val="24"/>
          <w:lang w:val="es-MX"/>
        </w:rPr>
        <w:t>Migraci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45"/>
          <w:sz w:val="24"/>
          <w:lang w:val="es-MX"/>
        </w:rPr>
        <w:t xml:space="preserve"> </w:t>
      </w:r>
      <w:r w:rsidRPr="00D41945">
        <w:rPr>
          <w:rFonts w:ascii="Arial MT" w:hAnsi="Arial MT"/>
          <w:sz w:val="24"/>
          <w:lang w:val="es-MX"/>
        </w:rPr>
        <w:t>ind</w:t>
      </w:r>
      <w:r w:rsidRPr="00D41945">
        <w:rPr>
          <w:rFonts w:ascii="Arial MT" w:hAnsi="Arial MT" w:hint="eastAsia"/>
          <w:sz w:val="24"/>
          <w:lang w:val="es-MX"/>
        </w:rPr>
        <w:t>í</w:t>
      </w:r>
      <w:r w:rsidRPr="00D41945">
        <w:rPr>
          <w:rFonts w:ascii="Arial MT" w:hAnsi="Arial MT"/>
          <w:sz w:val="24"/>
          <w:lang w:val="es-MX"/>
        </w:rPr>
        <w:t>gena,</w:t>
      </w:r>
      <w:r w:rsidRPr="00D41945">
        <w:rPr>
          <w:rFonts w:ascii="Arial MT" w:hAnsi="Arial MT"/>
          <w:spacing w:val="45"/>
          <w:sz w:val="24"/>
          <w:lang w:val="es-MX"/>
        </w:rPr>
        <w:t xml:space="preserve"> </w:t>
      </w:r>
      <w:r w:rsidRPr="00D41945">
        <w:rPr>
          <w:rFonts w:ascii="Arial MT" w:hAnsi="Arial MT"/>
          <w:sz w:val="24"/>
          <w:lang w:val="es-MX"/>
        </w:rPr>
        <w:t>jornaleros</w:t>
      </w:r>
      <w:r w:rsidRPr="00D41945">
        <w:rPr>
          <w:rFonts w:ascii="Arial MT" w:hAnsi="Arial MT"/>
          <w:spacing w:val="46"/>
          <w:sz w:val="24"/>
          <w:lang w:val="es-MX"/>
        </w:rPr>
        <w:t xml:space="preserve"> </w:t>
      </w:r>
      <w:r w:rsidRPr="00D41945">
        <w:rPr>
          <w:rFonts w:ascii="Arial MT" w:hAnsi="Arial MT"/>
          <w:sz w:val="24"/>
          <w:lang w:val="es-MX"/>
        </w:rPr>
        <w:t>agr</w:t>
      </w:r>
      <w:r w:rsidRPr="00D41945">
        <w:rPr>
          <w:rFonts w:ascii="Arial MT" w:hAnsi="Arial MT" w:hint="eastAsia"/>
          <w:sz w:val="24"/>
          <w:lang w:val="es-MX"/>
        </w:rPr>
        <w:t>í</w:t>
      </w:r>
      <w:r w:rsidRPr="00D41945">
        <w:rPr>
          <w:rFonts w:ascii="Arial MT" w:hAnsi="Arial MT"/>
          <w:sz w:val="24"/>
          <w:lang w:val="es-MX"/>
        </w:rPr>
        <w:t>colas</w:t>
      </w:r>
      <w:r w:rsidRPr="00D41945">
        <w:rPr>
          <w:rFonts w:ascii="Arial MT" w:hAnsi="Arial MT"/>
          <w:spacing w:val="45"/>
          <w:sz w:val="24"/>
          <w:lang w:val="es-MX"/>
        </w:rPr>
        <w:t xml:space="preserve"> </w:t>
      </w:r>
      <w:r w:rsidRPr="00D41945">
        <w:rPr>
          <w:rFonts w:ascii="Arial MT" w:hAnsi="Arial MT"/>
          <w:sz w:val="24"/>
          <w:lang w:val="es-MX"/>
        </w:rPr>
        <w:t>y</w:t>
      </w:r>
      <w:r w:rsidRPr="00D41945">
        <w:rPr>
          <w:rFonts w:ascii="Arial MT" w:hAnsi="Arial MT"/>
          <w:spacing w:val="46"/>
          <w:sz w:val="24"/>
          <w:lang w:val="es-MX"/>
        </w:rPr>
        <w:t xml:space="preserve"> </w:t>
      </w:r>
      <w:r w:rsidRPr="00D41945">
        <w:rPr>
          <w:rFonts w:ascii="Arial MT" w:hAnsi="Arial MT"/>
          <w:sz w:val="24"/>
          <w:lang w:val="es-MX"/>
        </w:rPr>
        <w:t>poblaci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45"/>
          <w:sz w:val="24"/>
          <w:lang w:val="es-MX"/>
        </w:rPr>
        <w:t xml:space="preserve"> </w:t>
      </w:r>
      <w:r w:rsidRPr="00D41945">
        <w:rPr>
          <w:rFonts w:ascii="Arial MT" w:hAnsi="Arial MT"/>
          <w:sz w:val="24"/>
          <w:lang w:val="es-MX"/>
        </w:rPr>
        <w:t>ind</w:t>
      </w:r>
      <w:r w:rsidRPr="00D41945">
        <w:rPr>
          <w:rFonts w:ascii="Arial MT" w:hAnsi="Arial MT" w:hint="eastAsia"/>
          <w:sz w:val="24"/>
          <w:lang w:val="es-MX"/>
        </w:rPr>
        <w:t>í</w:t>
      </w:r>
      <w:r w:rsidRPr="00D41945">
        <w:rPr>
          <w:rFonts w:ascii="Arial MT" w:hAnsi="Arial MT"/>
          <w:sz w:val="24"/>
          <w:lang w:val="es-MX"/>
        </w:rPr>
        <w:t>gena</w:t>
      </w:r>
      <w:r w:rsidRPr="00D41945">
        <w:rPr>
          <w:rFonts w:ascii="Arial MT" w:hAnsi="Arial MT"/>
          <w:spacing w:val="46"/>
          <w:sz w:val="24"/>
          <w:lang w:val="es-MX"/>
        </w:rPr>
        <w:t xml:space="preserve"> </w:t>
      </w:r>
      <w:r w:rsidRPr="00D41945">
        <w:rPr>
          <w:rFonts w:ascii="Arial MT" w:hAnsi="Arial MT"/>
          <w:sz w:val="24"/>
          <w:lang w:val="es-MX"/>
        </w:rPr>
        <w:t>en</w:t>
      </w:r>
      <w:r w:rsidRPr="00D41945">
        <w:rPr>
          <w:rFonts w:ascii="Arial MT" w:hAnsi="Arial MT"/>
          <w:spacing w:val="45"/>
          <w:sz w:val="24"/>
          <w:lang w:val="es-MX"/>
        </w:rPr>
        <w:t xml:space="preserve"> </w:t>
      </w:r>
      <w:r w:rsidRPr="00D41945">
        <w:rPr>
          <w:rFonts w:ascii="Arial MT" w:hAnsi="Arial MT"/>
          <w:sz w:val="24"/>
          <w:lang w:val="es-MX"/>
        </w:rPr>
        <w:t>contextos</w:t>
      </w:r>
      <w:r w:rsidRPr="00D41945">
        <w:rPr>
          <w:rFonts w:ascii="Arial MT" w:hAnsi="Arial MT"/>
          <w:spacing w:val="46"/>
          <w:sz w:val="24"/>
          <w:lang w:val="es-MX"/>
        </w:rPr>
        <w:t xml:space="preserve"> </w:t>
      </w:r>
      <w:r w:rsidRPr="00D41945">
        <w:rPr>
          <w:rFonts w:ascii="Arial MT" w:hAnsi="Arial MT"/>
          <w:sz w:val="24"/>
          <w:lang w:val="es-MX"/>
        </w:rPr>
        <w:t>urbanos</w:t>
      </w:r>
      <w:r w:rsidRPr="00D41945">
        <w:rPr>
          <w:rFonts w:ascii="Arial MT" w:hAnsi="Arial MT"/>
          <w:spacing w:val="45"/>
          <w:sz w:val="24"/>
          <w:lang w:val="es-MX"/>
        </w:rPr>
        <w:t xml:space="preserve"> </w:t>
      </w:r>
      <w:r w:rsidRPr="00D41945">
        <w:rPr>
          <w:rFonts w:ascii="Arial MT" w:hAnsi="Arial MT"/>
          <w:sz w:val="24"/>
          <w:lang w:val="es-MX"/>
        </w:rPr>
        <w:t>y</w:t>
      </w:r>
      <w:r w:rsidRPr="00D41945">
        <w:rPr>
          <w:rFonts w:ascii="Arial MT" w:hAnsi="Arial MT"/>
          <w:spacing w:val="-63"/>
          <w:sz w:val="24"/>
          <w:lang w:val="es-MX"/>
        </w:rPr>
        <w:t xml:space="preserve"> </w:t>
      </w:r>
      <w:r w:rsidRPr="00D41945">
        <w:rPr>
          <w:rFonts w:ascii="Arial MT" w:hAnsi="Arial MT"/>
          <w:sz w:val="24"/>
          <w:lang w:val="es-MX"/>
        </w:rPr>
        <w:t>transfronterizos.</w:t>
      </w:r>
    </w:p>
    <w:p w14:paraId="232B47C2" w14:textId="77777777" w:rsidR="00EF0426" w:rsidRPr="00D41945" w:rsidRDefault="008F73EB">
      <w:pPr>
        <w:pStyle w:val="Prrafodelista"/>
        <w:numPr>
          <w:ilvl w:val="2"/>
          <w:numId w:val="21"/>
        </w:numPr>
        <w:tabs>
          <w:tab w:val="left" w:pos="833"/>
        </w:tabs>
        <w:spacing w:line="275" w:lineRule="exact"/>
        <w:ind w:hanging="361"/>
        <w:rPr>
          <w:rFonts w:ascii="Arial MT" w:hAnsi="Arial MT"/>
          <w:sz w:val="24"/>
          <w:lang w:val="es-MX"/>
        </w:rPr>
      </w:pPr>
      <w:r w:rsidRPr="00D41945">
        <w:rPr>
          <w:rFonts w:ascii="Arial MT" w:hAnsi="Arial MT"/>
          <w:sz w:val="24"/>
          <w:lang w:val="es-MX"/>
        </w:rPr>
        <w:t>Nueva</w:t>
      </w:r>
      <w:r w:rsidRPr="00D41945">
        <w:rPr>
          <w:rFonts w:ascii="Arial MT" w:hAnsi="Arial MT"/>
          <w:spacing w:val="-1"/>
          <w:sz w:val="24"/>
          <w:lang w:val="es-MX"/>
        </w:rPr>
        <w:t xml:space="preserve"> </w:t>
      </w:r>
      <w:r w:rsidRPr="00D41945">
        <w:rPr>
          <w:rFonts w:ascii="Arial MT" w:hAnsi="Arial MT"/>
          <w:sz w:val="24"/>
          <w:lang w:val="es-MX"/>
        </w:rPr>
        <w:t>relaci</w:t>
      </w:r>
      <w:r w:rsidRPr="00D41945">
        <w:rPr>
          <w:rFonts w:ascii="Arial MT" w:hAnsi="Arial MT" w:hint="eastAsia"/>
          <w:sz w:val="24"/>
          <w:lang w:val="es-MX"/>
        </w:rPr>
        <w:t>ó</w:t>
      </w:r>
      <w:r w:rsidRPr="00D41945">
        <w:rPr>
          <w:rFonts w:ascii="Arial MT" w:hAnsi="Arial MT"/>
          <w:sz w:val="24"/>
          <w:lang w:val="es-MX"/>
        </w:rPr>
        <w:t>n del Estado con los</w:t>
      </w:r>
      <w:r w:rsidRPr="00D41945">
        <w:rPr>
          <w:rFonts w:ascii="Arial MT" w:hAnsi="Arial MT"/>
          <w:spacing w:val="-1"/>
          <w:sz w:val="24"/>
          <w:lang w:val="es-MX"/>
        </w:rPr>
        <w:t xml:space="preserve"> </w:t>
      </w:r>
      <w:r w:rsidRPr="00D41945">
        <w:rPr>
          <w:rFonts w:ascii="Arial MT" w:hAnsi="Arial MT"/>
          <w:sz w:val="24"/>
          <w:lang w:val="es-MX"/>
        </w:rPr>
        <w:t>Pueblos Ind</w:t>
      </w:r>
      <w:r w:rsidRPr="00D41945">
        <w:rPr>
          <w:rFonts w:ascii="Arial MT" w:hAnsi="Arial MT" w:hint="eastAsia"/>
          <w:sz w:val="24"/>
          <w:lang w:val="es-MX"/>
        </w:rPr>
        <w:t>í</w:t>
      </w:r>
      <w:r w:rsidRPr="00D41945">
        <w:rPr>
          <w:rFonts w:ascii="Arial MT" w:hAnsi="Arial MT"/>
          <w:sz w:val="24"/>
          <w:lang w:val="es-MX"/>
        </w:rPr>
        <w:t>genas y reforma institucional.</w:t>
      </w:r>
    </w:p>
    <w:p w14:paraId="4E6CA7F4" w14:textId="77777777" w:rsidR="00EF0426" w:rsidRPr="00D41945" w:rsidRDefault="00EF0426">
      <w:pPr>
        <w:pStyle w:val="Textoindependiente"/>
        <w:spacing w:before="1"/>
        <w:rPr>
          <w:sz w:val="31"/>
          <w:lang w:val="es-MX"/>
        </w:rPr>
      </w:pPr>
    </w:p>
    <w:p w14:paraId="39742A9C" w14:textId="3444AED7" w:rsidR="00EF0426" w:rsidRPr="00D41945" w:rsidRDefault="008F73EB" w:rsidP="00A924EA">
      <w:pPr>
        <w:pStyle w:val="Ttulo1"/>
        <w:tabs>
          <w:tab w:val="left" w:pos="514"/>
        </w:tabs>
        <w:ind w:left="0" w:firstLine="0"/>
        <w:rPr>
          <w:lang w:val="es-MX"/>
        </w:rPr>
      </w:pPr>
      <w:r w:rsidRPr="00D41945">
        <w:rPr>
          <w:lang w:val="es-MX"/>
        </w:rPr>
        <w:t>Principios</w:t>
      </w:r>
      <w:r w:rsidRPr="00D41945">
        <w:rPr>
          <w:spacing w:val="-1"/>
          <w:lang w:val="es-MX"/>
        </w:rPr>
        <w:t xml:space="preserve"> </w:t>
      </w:r>
      <w:r w:rsidRPr="00D41945">
        <w:rPr>
          <w:lang w:val="es-MX"/>
        </w:rPr>
        <w:t>Rectores</w:t>
      </w:r>
    </w:p>
    <w:p w14:paraId="38937CE3" w14:textId="77777777" w:rsidR="00EF0426" w:rsidRPr="00D41945" w:rsidRDefault="00EF0426">
      <w:pPr>
        <w:pStyle w:val="Textoindependiente"/>
        <w:spacing w:before="8"/>
        <w:rPr>
          <w:rFonts w:ascii="Arial"/>
          <w:b/>
          <w:sz w:val="31"/>
          <w:lang w:val="es-MX"/>
        </w:rPr>
      </w:pPr>
    </w:p>
    <w:p w14:paraId="0D2ADE9E" w14:textId="6104CE87" w:rsidR="00EF0426" w:rsidRPr="00D41945" w:rsidRDefault="008F73EB" w:rsidP="00393A9C">
      <w:pPr>
        <w:pStyle w:val="Ttulo2"/>
        <w:numPr>
          <w:ilvl w:val="0"/>
          <w:numId w:val="10"/>
        </w:numPr>
        <w:tabs>
          <w:tab w:val="left" w:pos="426"/>
        </w:tabs>
        <w:ind w:left="426" w:hanging="426"/>
        <w:jc w:val="both"/>
        <w:rPr>
          <w:b w:val="0"/>
          <w:lang w:val="es-MX"/>
        </w:rPr>
      </w:pPr>
      <w:r w:rsidRPr="00D41945">
        <w:rPr>
          <w:lang w:val="es-MX"/>
        </w:rPr>
        <w:t>Libre determinación.</w:t>
      </w:r>
      <w:r w:rsidR="0097119C" w:rsidRPr="00D41945">
        <w:rPr>
          <w:lang w:val="es-MX"/>
        </w:rPr>
        <w:t xml:space="preserve"> </w:t>
      </w:r>
      <w:r w:rsidR="0020545A" w:rsidRPr="00D41945">
        <w:rPr>
          <w:b w:val="0"/>
          <w:i w:val="0"/>
          <w:lang w:val="es-MX"/>
        </w:rPr>
        <w:t>Es</w:t>
      </w:r>
      <w:r w:rsidRPr="00D41945">
        <w:rPr>
          <w:b w:val="0"/>
          <w:i w:val="0"/>
          <w:lang w:val="es-MX"/>
        </w:rPr>
        <w:t xml:space="preserve"> el</w:t>
      </w:r>
      <w:r w:rsidRPr="00D41945">
        <w:rPr>
          <w:b w:val="0"/>
          <w:i w:val="0"/>
          <w:spacing w:val="1"/>
          <w:lang w:val="es-MX"/>
        </w:rPr>
        <w:t xml:space="preserve"> </w:t>
      </w:r>
      <w:r w:rsidRPr="00D41945">
        <w:rPr>
          <w:b w:val="0"/>
          <w:i w:val="0"/>
          <w:lang w:val="es-MX"/>
        </w:rPr>
        <w:t xml:space="preserve">derecho que tienen los pueblos indígenas para determinar </w:t>
      </w:r>
      <w:r w:rsidRPr="00D41945">
        <w:rPr>
          <w:b w:val="0"/>
          <w:i w:val="0"/>
          <w:lang w:val="es-MX"/>
        </w:rPr>
        <w:lastRenderedPageBreak/>
        <w:t>libremente su condición política y</w:t>
      </w:r>
      <w:r w:rsidRPr="00D41945">
        <w:rPr>
          <w:b w:val="0"/>
          <w:i w:val="0"/>
          <w:spacing w:val="1"/>
          <w:lang w:val="es-MX"/>
        </w:rPr>
        <w:t xml:space="preserve"> </w:t>
      </w:r>
      <w:r w:rsidRPr="00D41945">
        <w:rPr>
          <w:b w:val="0"/>
          <w:i w:val="0"/>
          <w:lang w:val="es-MX"/>
        </w:rPr>
        <w:t xml:space="preserve">perseguir su desarrollo económico, social y cultural. Una expresión concreta de este </w:t>
      </w:r>
      <w:r w:rsidR="0020545A" w:rsidRPr="00D41945">
        <w:rPr>
          <w:b w:val="0"/>
          <w:i w:val="0"/>
          <w:lang w:val="es-MX"/>
        </w:rPr>
        <w:t xml:space="preserve">derecho </w:t>
      </w:r>
      <w:r w:rsidR="0020545A" w:rsidRPr="00D41945">
        <w:rPr>
          <w:b w:val="0"/>
          <w:i w:val="0"/>
          <w:spacing w:val="-65"/>
          <w:lang w:val="es-MX"/>
        </w:rPr>
        <w:t>e</w:t>
      </w:r>
      <w:r w:rsidR="00DA6DBE" w:rsidRPr="00D41945">
        <w:rPr>
          <w:b w:val="0"/>
          <w:i w:val="0"/>
          <w:spacing w:val="-65"/>
          <w:lang w:val="es-MX"/>
        </w:rPr>
        <w:t xml:space="preserve">n                                                                                                            </w:t>
      </w:r>
      <w:r w:rsidRPr="00D41945">
        <w:rPr>
          <w:b w:val="0"/>
          <w:i w:val="0"/>
          <w:lang w:val="es-MX"/>
        </w:rPr>
        <w:t>el ámbito estatal, es la consulta y el consentimiento libre, previo e informado, mediante el</w:t>
      </w:r>
      <w:r w:rsidRPr="00D41945">
        <w:rPr>
          <w:b w:val="0"/>
          <w:i w:val="0"/>
          <w:spacing w:val="1"/>
          <w:lang w:val="es-MX"/>
        </w:rPr>
        <w:t xml:space="preserve"> </w:t>
      </w:r>
      <w:r w:rsidRPr="00D41945">
        <w:rPr>
          <w:b w:val="0"/>
          <w:i w:val="0"/>
          <w:lang w:val="es-MX"/>
        </w:rPr>
        <w:t>cual,</w:t>
      </w:r>
      <w:r w:rsidRPr="00D41945">
        <w:rPr>
          <w:b w:val="0"/>
          <w:i w:val="0"/>
          <w:spacing w:val="-2"/>
          <w:lang w:val="es-MX"/>
        </w:rPr>
        <w:t xml:space="preserve"> </w:t>
      </w:r>
      <w:r w:rsidRPr="00D41945">
        <w:rPr>
          <w:b w:val="0"/>
          <w:i w:val="0"/>
          <w:lang w:val="es-MX"/>
        </w:rPr>
        <w:t>los</w:t>
      </w:r>
      <w:r w:rsidRPr="00D41945">
        <w:rPr>
          <w:b w:val="0"/>
          <w:i w:val="0"/>
          <w:spacing w:val="-1"/>
          <w:lang w:val="es-MX"/>
        </w:rPr>
        <w:t xml:space="preserve"> </w:t>
      </w:r>
      <w:r w:rsidRPr="00D41945">
        <w:rPr>
          <w:b w:val="0"/>
          <w:i w:val="0"/>
          <w:lang w:val="es-MX"/>
        </w:rPr>
        <w:t>pueblos</w:t>
      </w:r>
      <w:r w:rsidRPr="00D41945">
        <w:rPr>
          <w:b w:val="0"/>
          <w:i w:val="0"/>
          <w:spacing w:val="-1"/>
          <w:lang w:val="es-MX"/>
        </w:rPr>
        <w:t xml:space="preserve"> </w:t>
      </w:r>
      <w:r w:rsidRPr="00D41945">
        <w:rPr>
          <w:b w:val="0"/>
          <w:i w:val="0"/>
          <w:lang w:val="es-MX"/>
        </w:rPr>
        <w:t>indígenas</w:t>
      </w:r>
      <w:r w:rsidRPr="00D41945">
        <w:rPr>
          <w:b w:val="0"/>
          <w:i w:val="0"/>
          <w:spacing w:val="-1"/>
          <w:lang w:val="es-MX"/>
        </w:rPr>
        <w:t xml:space="preserve"> </w:t>
      </w:r>
      <w:r w:rsidRPr="00D41945">
        <w:rPr>
          <w:b w:val="0"/>
          <w:i w:val="0"/>
          <w:lang w:val="es-MX"/>
        </w:rPr>
        <w:t>toman</w:t>
      </w:r>
      <w:r w:rsidRPr="00D41945">
        <w:rPr>
          <w:b w:val="0"/>
          <w:i w:val="0"/>
          <w:spacing w:val="-1"/>
          <w:lang w:val="es-MX"/>
        </w:rPr>
        <w:t xml:space="preserve"> </w:t>
      </w:r>
      <w:r w:rsidRPr="00D41945">
        <w:rPr>
          <w:b w:val="0"/>
          <w:i w:val="0"/>
          <w:lang w:val="es-MX"/>
        </w:rPr>
        <w:t>participación</w:t>
      </w:r>
      <w:r w:rsidRPr="00D41945">
        <w:rPr>
          <w:b w:val="0"/>
          <w:i w:val="0"/>
          <w:spacing w:val="-1"/>
          <w:lang w:val="es-MX"/>
        </w:rPr>
        <w:t xml:space="preserve"> </w:t>
      </w:r>
      <w:r w:rsidRPr="00D41945">
        <w:rPr>
          <w:b w:val="0"/>
          <w:i w:val="0"/>
          <w:lang w:val="es-MX"/>
        </w:rPr>
        <w:t>en</w:t>
      </w:r>
      <w:r w:rsidRPr="00D41945">
        <w:rPr>
          <w:b w:val="0"/>
          <w:i w:val="0"/>
          <w:spacing w:val="-2"/>
          <w:lang w:val="es-MX"/>
        </w:rPr>
        <w:t xml:space="preserve"> </w:t>
      </w:r>
      <w:r w:rsidRPr="00D41945">
        <w:rPr>
          <w:b w:val="0"/>
          <w:i w:val="0"/>
          <w:lang w:val="es-MX"/>
        </w:rPr>
        <w:t>la</w:t>
      </w:r>
      <w:r w:rsidRPr="00D41945">
        <w:rPr>
          <w:b w:val="0"/>
          <w:i w:val="0"/>
          <w:spacing w:val="-1"/>
          <w:lang w:val="es-MX"/>
        </w:rPr>
        <w:t xml:space="preserve"> </w:t>
      </w:r>
      <w:r w:rsidRPr="00D41945">
        <w:rPr>
          <w:b w:val="0"/>
          <w:i w:val="0"/>
          <w:lang w:val="es-MX"/>
        </w:rPr>
        <w:t>adopción</w:t>
      </w:r>
      <w:r w:rsidRPr="00D41945">
        <w:rPr>
          <w:b w:val="0"/>
          <w:i w:val="0"/>
          <w:spacing w:val="-1"/>
          <w:lang w:val="es-MX"/>
        </w:rPr>
        <w:t xml:space="preserve"> </w:t>
      </w:r>
      <w:r w:rsidRPr="00D41945">
        <w:rPr>
          <w:b w:val="0"/>
          <w:i w:val="0"/>
          <w:lang w:val="es-MX"/>
        </w:rPr>
        <w:t>de</w:t>
      </w:r>
      <w:r w:rsidRPr="00D41945">
        <w:rPr>
          <w:b w:val="0"/>
          <w:i w:val="0"/>
          <w:spacing w:val="-1"/>
          <w:lang w:val="es-MX"/>
        </w:rPr>
        <w:t xml:space="preserve"> </w:t>
      </w:r>
      <w:r w:rsidRPr="00D41945">
        <w:rPr>
          <w:b w:val="0"/>
          <w:i w:val="0"/>
          <w:lang w:val="es-MX"/>
        </w:rPr>
        <w:t>las</w:t>
      </w:r>
      <w:r w:rsidRPr="00D41945">
        <w:rPr>
          <w:b w:val="0"/>
          <w:i w:val="0"/>
          <w:spacing w:val="-1"/>
          <w:lang w:val="es-MX"/>
        </w:rPr>
        <w:t xml:space="preserve"> </w:t>
      </w:r>
      <w:r w:rsidRPr="00D41945">
        <w:rPr>
          <w:b w:val="0"/>
          <w:i w:val="0"/>
          <w:lang w:val="es-MX"/>
        </w:rPr>
        <w:t>decisiones</w:t>
      </w:r>
      <w:r w:rsidRPr="00D41945">
        <w:rPr>
          <w:b w:val="0"/>
          <w:i w:val="0"/>
          <w:spacing w:val="-1"/>
          <w:lang w:val="es-MX"/>
        </w:rPr>
        <w:t xml:space="preserve"> </w:t>
      </w:r>
      <w:r w:rsidRPr="00D41945">
        <w:rPr>
          <w:b w:val="0"/>
          <w:i w:val="0"/>
          <w:lang w:val="es-MX"/>
        </w:rPr>
        <w:t>respecto</w:t>
      </w:r>
      <w:r w:rsidRPr="00D41945">
        <w:rPr>
          <w:b w:val="0"/>
          <w:i w:val="0"/>
          <w:spacing w:val="-1"/>
          <w:lang w:val="es-MX"/>
        </w:rPr>
        <w:t xml:space="preserve"> </w:t>
      </w:r>
      <w:r w:rsidRPr="00D41945">
        <w:rPr>
          <w:b w:val="0"/>
          <w:i w:val="0"/>
          <w:lang w:val="es-MX"/>
        </w:rPr>
        <w:t>de</w:t>
      </w:r>
      <w:r w:rsidRPr="00D41945">
        <w:rPr>
          <w:b w:val="0"/>
          <w:i w:val="0"/>
          <w:spacing w:val="-65"/>
          <w:lang w:val="es-MX"/>
        </w:rPr>
        <w:t xml:space="preserve"> </w:t>
      </w:r>
      <w:r w:rsidR="0020545A" w:rsidRPr="00D41945">
        <w:rPr>
          <w:b w:val="0"/>
          <w:i w:val="0"/>
          <w:spacing w:val="-65"/>
          <w:lang w:val="es-MX"/>
        </w:rPr>
        <w:t xml:space="preserve">  </w:t>
      </w:r>
      <w:r w:rsidRPr="00D41945">
        <w:rPr>
          <w:b w:val="0"/>
          <w:i w:val="0"/>
          <w:lang w:val="es-MX"/>
        </w:rPr>
        <w:t>medidas</w:t>
      </w:r>
      <w:r w:rsidRPr="00D41945">
        <w:rPr>
          <w:b w:val="0"/>
          <w:i w:val="0"/>
          <w:spacing w:val="-5"/>
          <w:lang w:val="es-MX"/>
        </w:rPr>
        <w:t xml:space="preserve"> </w:t>
      </w:r>
      <w:r w:rsidRPr="00D41945">
        <w:rPr>
          <w:b w:val="0"/>
          <w:i w:val="0"/>
          <w:lang w:val="es-MX"/>
        </w:rPr>
        <w:t>administrativas</w:t>
      </w:r>
      <w:r w:rsidRPr="00D41945">
        <w:rPr>
          <w:b w:val="0"/>
          <w:i w:val="0"/>
          <w:spacing w:val="-4"/>
          <w:lang w:val="es-MX"/>
        </w:rPr>
        <w:t xml:space="preserve"> </w:t>
      </w:r>
      <w:r w:rsidRPr="00D41945">
        <w:rPr>
          <w:b w:val="0"/>
          <w:i w:val="0"/>
          <w:lang w:val="es-MX"/>
        </w:rPr>
        <w:t>o</w:t>
      </w:r>
      <w:r w:rsidRPr="00D41945">
        <w:rPr>
          <w:b w:val="0"/>
          <w:i w:val="0"/>
          <w:spacing w:val="-4"/>
          <w:lang w:val="es-MX"/>
        </w:rPr>
        <w:t xml:space="preserve"> </w:t>
      </w:r>
      <w:r w:rsidRPr="00D41945">
        <w:rPr>
          <w:b w:val="0"/>
          <w:i w:val="0"/>
          <w:lang w:val="es-MX"/>
        </w:rPr>
        <w:t>legislativas</w:t>
      </w:r>
      <w:r w:rsidRPr="00D41945">
        <w:rPr>
          <w:b w:val="0"/>
          <w:i w:val="0"/>
          <w:spacing w:val="-4"/>
          <w:lang w:val="es-MX"/>
        </w:rPr>
        <w:t xml:space="preserve"> </w:t>
      </w:r>
      <w:r w:rsidRPr="00D41945">
        <w:rPr>
          <w:b w:val="0"/>
          <w:i w:val="0"/>
          <w:lang w:val="es-MX"/>
        </w:rPr>
        <w:t>que</w:t>
      </w:r>
      <w:r w:rsidRPr="00D41945">
        <w:rPr>
          <w:b w:val="0"/>
          <w:i w:val="0"/>
          <w:spacing w:val="-5"/>
          <w:lang w:val="es-MX"/>
        </w:rPr>
        <w:t xml:space="preserve"> </w:t>
      </w:r>
      <w:r w:rsidRPr="00D41945">
        <w:rPr>
          <w:b w:val="0"/>
          <w:i w:val="0"/>
          <w:lang w:val="es-MX"/>
        </w:rPr>
        <w:t>les</w:t>
      </w:r>
      <w:r w:rsidRPr="00D41945">
        <w:rPr>
          <w:b w:val="0"/>
          <w:i w:val="0"/>
          <w:spacing w:val="-4"/>
          <w:lang w:val="es-MX"/>
        </w:rPr>
        <w:t xml:space="preserve"> </w:t>
      </w:r>
      <w:r w:rsidRPr="00D41945">
        <w:rPr>
          <w:b w:val="0"/>
          <w:i w:val="0"/>
          <w:lang w:val="es-MX"/>
        </w:rPr>
        <w:t>afecten</w:t>
      </w:r>
      <w:r w:rsidRPr="00D41945">
        <w:rPr>
          <w:b w:val="0"/>
          <w:i w:val="0"/>
          <w:spacing w:val="-4"/>
          <w:lang w:val="es-MX"/>
        </w:rPr>
        <w:t xml:space="preserve"> </w:t>
      </w:r>
      <w:r w:rsidRPr="00D41945">
        <w:rPr>
          <w:b w:val="0"/>
          <w:i w:val="0"/>
          <w:lang w:val="es-MX"/>
        </w:rPr>
        <w:t>o</w:t>
      </w:r>
      <w:r w:rsidRPr="00D41945">
        <w:rPr>
          <w:b w:val="0"/>
          <w:i w:val="0"/>
          <w:spacing w:val="-4"/>
          <w:lang w:val="es-MX"/>
        </w:rPr>
        <w:t xml:space="preserve"> </w:t>
      </w:r>
      <w:r w:rsidRPr="00D41945">
        <w:rPr>
          <w:b w:val="0"/>
          <w:i w:val="0"/>
          <w:lang w:val="es-MX"/>
        </w:rPr>
        <w:t>sean</w:t>
      </w:r>
      <w:r w:rsidRPr="00D41945">
        <w:rPr>
          <w:b w:val="0"/>
          <w:i w:val="0"/>
          <w:spacing w:val="-5"/>
          <w:lang w:val="es-MX"/>
        </w:rPr>
        <w:t xml:space="preserve"> </w:t>
      </w:r>
      <w:r w:rsidRPr="00D41945">
        <w:rPr>
          <w:b w:val="0"/>
          <w:i w:val="0"/>
          <w:lang w:val="es-MX"/>
        </w:rPr>
        <w:t>susceptibles</w:t>
      </w:r>
      <w:r w:rsidRPr="00D41945">
        <w:rPr>
          <w:b w:val="0"/>
          <w:i w:val="0"/>
          <w:spacing w:val="-4"/>
          <w:lang w:val="es-MX"/>
        </w:rPr>
        <w:t xml:space="preserve"> </w:t>
      </w:r>
      <w:r w:rsidRPr="00D41945">
        <w:rPr>
          <w:b w:val="0"/>
          <w:i w:val="0"/>
          <w:lang w:val="es-MX"/>
        </w:rPr>
        <w:t>de</w:t>
      </w:r>
      <w:r w:rsidRPr="00D41945">
        <w:rPr>
          <w:b w:val="0"/>
          <w:i w:val="0"/>
          <w:spacing w:val="-4"/>
          <w:lang w:val="es-MX"/>
        </w:rPr>
        <w:t xml:space="preserve"> </w:t>
      </w:r>
      <w:r w:rsidRPr="00D41945">
        <w:rPr>
          <w:b w:val="0"/>
          <w:i w:val="0"/>
          <w:lang w:val="es-MX"/>
        </w:rPr>
        <w:t>afectarles.</w:t>
      </w:r>
      <w:r w:rsidRPr="00D41945">
        <w:rPr>
          <w:b w:val="0"/>
          <w:spacing w:val="-4"/>
          <w:lang w:val="es-MX"/>
        </w:rPr>
        <w:t xml:space="preserve"> </w:t>
      </w:r>
    </w:p>
    <w:p w14:paraId="40AB182F" w14:textId="77777777" w:rsidR="00EF0426" w:rsidRPr="00D41945" w:rsidRDefault="00EF0426">
      <w:pPr>
        <w:pStyle w:val="Textoindependiente"/>
        <w:spacing w:before="8"/>
        <w:rPr>
          <w:sz w:val="27"/>
          <w:lang w:val="es-MX"/>
        </w:rPr>
      </w:pPr>
    </w:p>
    <w:p w14:paraId="7ECB932B" w14:textId="77777777" w:rsidR="00EF0426" w:rsidRPr="00D41945" w:rsidRDefault="008F73EB" w:rsidP="00886B91">
      <w:pPr>
        <w:pStyle w:val="Ttulo1"/>
        <w:numPr>
          <w:ilvl w:val="0"/>
          <w:numId w:val="10"/>
        </w:numPr>
        <w:tabs>
          <w:tab w:val="left" w:pos="832"/>
          <w:tab w:val="left" w:pos="833"/>
        </w:tabs>
        <w:spacing w:before="28" w:line="276" w:lineRule="auto"/>
        <w:ind w:left="472" w:right="109" w:hanging="361"/>
        <w:jc w:val="both"/>
        <w:rPr>
          <w:b w:val="0"/>
          <w:lang w:val="es-MX"/>
        </w:rPr>
      </w:pPr>
      <w:r w:rsidRPr="00D41945">
        <w:rPr>
          <w:lang w:val="es-MX"/>
        </w:rPr>
        <w:t>Participación.</w:t>
      </w:r>
      <w:r w:rsidR="0097119C" w:rsidRPr="00D41945">
        <w:rPr>
          <w:lang w:val="es-MX"/>
        </w:rPr>
        <w:t xml:space="preserve"> </w:t>
      </w:r>
      <w:r w:rsidR="003D470C" w:rsidRPr="00D41945">
        <w:rPr>
          <w:b w:val="0"/>
          <w:lang w:val="es-MX"/>
        </w:rPr>
        <w:t>A</w:t>
      </w:r>
      <w:r w:rsidRPr="00D41945">
        <w:rPr>
          <w:b w:val="0"/>
          <w:lang w:val="es-MX"/>
        </w:rPr>
        <w:t>demás de la</w:t>
      </w:r>
      <w:r w:rsidRPr="00D41945">
        <w:rPr>
          <w:b w:val="0"/>
          <w:spacing w:val="1"/>
          <w:lang w:val="es-MX"/>
        </w:rPr>
        <w:t xml:space="preserve"> </w:t>
      </w:r>
      <w:r w:rsidRPr="00D41945">
        <w:rPr>
          <w:b w:val="0"/>
          <w:lang w:val="es-MX"/>
        </w:rPr>
        <w:t>participación a través de plebiscito,</w:t>
      </w:r>
      <w:r w:rsidRPr="00D41945">
        <w:rPr>
          <w:b w:val="0"/>
          <w:spacing w:val="-10"/>
          <w:lang w:val="es-MX"/>
        </w:rPr>
        <w:t xml:space="preserve"> </w:t>
      </w:r>
      <w:r w:rsidRPr="00D41945">
        <w:rPr>
          <w:b w:val="0"/>
          <w:lang w:val="es-MX"/>
        </w:rPr>
        <w:t>referéndum,</w:t>
      </w:r>
      <w:r w:rsidRPr="00D41945">
        <w:rPr>
          <w:b w:val="0"/>
          <w:spacing w:val="-9"/>
          <w:lang w:val="es-MX"/>
        </w:rPr>
        <w:t xml:space="preserve"> </w:t>
      </w:r>
      <w:r w:rsidRPr="00D41945">
        <w:rPr>
          <w:b w:val="0"/>
          <w:lang w:val="es-MX"/>
        </w:rPr>
        <w:t>revocación</w:t>
      </w:r>
      <w:r w:rsidRPr="00D41945">
        <w:rPr>
          <w:b w:val="0"/>
          <w:spacing w:val="-9"/>
          <w:lang w:val="es-MX"/>
        </w:rPr>
        <w:t xml:space="preserve"> </w:t>
      </w:r>
      <w:r w:rsidRPr="00D41945">
        <w:rPr>
          <w:b w:val="0"/>
          <w:lang w:val="es-MX"/>
        </w:rPr>
        <w:t>de</w:t>
      </w:r>
      <w:r w:rsidRPr="00D41945">
        <w:rPr>
          <w:b w:val="0"/>
          <w:spacing w:val="-9"/>
          <w:lang w:val="es-MX"/>
        </w:rPr>
        <w:t xml:space="preserve"> </w:t>
      </w:r>
      <w:r w:rsidRPr="00D41945">
        <w:rPr>
          <w:b w:val="0"/>
          <w:lang w:val="es-MX"/>
        </w:rPr>
        <w:t>mandato,</w:t>
      </w:r>
      <w:r w:rsidRPr="00D41945">
        <w:rPr>
          <w:b w:val="0"/>
          <w:spacing w:val="-9"/>
          <w:lang w:val="es-MX"/>
        </w:rPr>
        <w:t xml:space="preserve"> </w:t>
      </w:r>
      <w:r w:rsidRPr="00D41945">
        <w:rPr>
          <w:b w:val="0"/>
          <w:lang w:val="es-MX"/>
        </w:rPr>
        <w:t>entre</w:t>
      </w:r>
      <w:r w:rsidRPr="00D41945">
        <w:rPr>
          <w:b w:val="0"/>
          <w:spacing w:val="-9"/>
          <w:lang w:val="es-MX"/>
        </w:rPr>
        <w:t xml:space="preserve"> </w:t>
      </w:r>
      <w:r w:rsidRPr="00D41945">
        <w:rPr>
          <w:b w:val="0"/>
          <w:lang w:val="es-MX"/>
        </w:rPr>
        <w:t>otros,</w:t>
      </w:r>
      <w:r w:rsidRPr="00D41945">
        <w:rPr>
          <w:b w:val="0"/>
          <w:spacing w:val="-10"/>
          <w:lang w:val="es-MX"/>
        </w:rPr>
        <w:t xml:space="preserve"> </w:t>
      </w:r>
      <w:r w:rsidRPr="00D41945">
        <w:rPr>
          <w:b w:val="0"/>
          <w:lang w:val="es-MX"/>
        </w:rPr>
        <w:t>tienen</w:t>
      </w:r>
      <w:r w:rsidRPr="00D41945">
        <w:rPr>
          <w:b w:val="0"/>
          <w:spacing w:val="-9"/>
          <w:lang w:val="es-MX"/>
        </w:rPr>
        <w:t xml:space="preserve"> </w:t>
      </w:r>
      <w:r w:rsidRPr="00D41945">
        <w:rPr>
          <w:b w:val="0"/>
          <w:lang w:val="es-MX"/>
        </w:rPr>
        <w:t>el</w:t>
      </w:r>
      <w:r w:rsidRPr="00D41945">
        <w:rPr>
          <w:b w:val="0"/>
          <w:spacing w:val="-9"/>
          <w:lang w:val="es-MX"/>
        </w:rPr>
        <w:t xml:space="preserve"> </w:t>
      </w:r>
      <w:r w:rsidRPr="00D41945">
        <w:rPr>
          <w:b w:val="0"/>
          <w:lang w:val="es-MX"/>
        </w:rPr>
        <w:t>derecho</w:t>
      </w:r>
      <w:r w:rsidRPr="00D41945">
        <w:rPr>
          <w:b w:val="0"/>
          <w:spacing w:val="-9"/>
          <w:lang w:val="es-MX"/>
        </w:rPr>
        <w:t xml:space="preserve"> </w:t>
      </w:r>
      <w:r w:rsidRPr="00D41945">
        <w:rPr>
          <w:b w:val="0"/>
          <w:lang w:val="es-MX"/>
        </w:rPr>
        <w:t>a</w:t>
      </w:r>
      <w:r w:rsidRPr="00D41945">
        <w:rPr>
          <w:b w:val="0"/>
          <w:spacing w:val="-9"/>
          <w:lang w:val="es-MX"/>
        </w:rPr>
        <w:t xml:space="preserve"> </w:t>
      </w:r>
      <w:r w:rsidRPr="00D41945">
        <w:rPr>
          <w:b w:val="0"/>
          <w:lang w:val="es-MX"/>
        </w:rPr>
        <w:t>participar</w:t>
      </w:r>
      <w:r w:rsidRPr="00D41945">
        <w:rPr>
          <w:b w:val="0"/>
          <w:spacing w:val="-9"/>
          <w:lang w:val="es-MX"/>
        </w:rPr>
        <w:t xml:space="preserve"> </w:t>
      </w:r>
      <w:proofErr w:type="gramStart"/>
      <w:r w:rsidRPr="00D41945">
        <w:rPr>
          <w:b w:val="0"/>
          <w:lang w:val="es-MX"/>
        </w:rPr>
        <w:t>en</w:t>
      </w:r>
      <w:r w:rsidR="003D470C" w:rsidRPr="00D41945">
        <w:rPr>
          <w:b w:val="0"/>
          <w:lang w:val="es-MX"/>
        </w:rPr>
        <w:t xml:space="preserve"> </w:t>
      </w:r>
      <w:r w:rsidRPr="00D41945">
        <w:rPr>
          <w:b w:val="0"/>
          <w:spacing w:val="-65"/>
          <w:lang w:val="es-MX"/>
        </w:rPr>
        <w:t xml:space="preserve"> </w:t>
      </w:r>
      <w:r w:rsidRPr="00D41945">
        <w:rPr>
          <w:b w:val="0"/>
          <w:lang w:val="es-MX"/>
        </w:rPr>
        <w:t>asuntos</w:t>
      </w:r>
      <w:proofErr w:type="gramEnd"/>
      <w:r w:rsidRPr="00D41945">
        <w:rPr>
          <w:b w:val="0"/>
          <w:lang w:val="es-MX"/>
        </w:rPr>
        <w:t xml:space="preserve"> específicos que afecten o sean susceptibles de afectar sus derechos colectivos a</w:t>
      </w:r>
      <w:r w:rsidRPr="00D41945">
        <w:rPr>
          <w:b w:val="0"/>
          <w:spacing w:val="1"/>
          <w:lang w:val="es-MX"/>
        </w:rPr>
        <w:t xml:space="preserve"> </w:t>
      </w:r>
      <w:r w:rsidRPr="00D41945">
        <w:rPr>
          <w:b w:val="0"/>
          <w:lang w:val="es-MX"/>
        </w:rPr>
        <w:t>través del derecho de consu</w:t>
      </w:r>
      <w:r w:rsidR="003D470C" w:rsidRPr="00D41945">
        <w:rPr>
          <w:b w:val="0"/>
          <w:lang w:val="es-MX"/>
        </w:rPr>
        <w:t>lta/</w:t>
      </w:r>
      <w:r w:rsidRPr="00D41945">
        <w:rPr>
          <w:b w:val="0"/>
          <w:lang w:val="es-MX"/>
        </w:rPr>
        <w:t>participación/negociación/diálogo de los</w:t>
      </w:r>
      <w:r w:rsidRPr="00D41945">
        <w:rPr>
          <w:b w:val="0"/>
          <w:spacing w:val="1"/>
          <w:lang w:val="es-MX"/>
        </w:rPr>
        <w:t xml:space="preserve"> </w:t>
      </w:r>
      <w:r w:rsidRPr="00D41945">
        <w:rPr>
          <w:b w:val="0"/>
          <w:lang w:val="es-MX"/>
        </w:rPr>
        <w:t>pueblos</w:t>
      </w:r>
      <w:r w:rsidRPr="00D41945">
        <w:rPr>
          <w:b w:val="0"/>
          <w:spacing w:val="-12"/>
          <w:lang w:val="es-MX"/>
        </w:rPr>
        <w:t xml:space="preserve"> </w:t>
      </w:r>
      <w:r w:rsidRPr="00D41945">
        <w:rPr>
          <w:b w:val="0"/>
          <w:lang w:val="es-MX"/>
        </w:rPr>
        <w:t>y</w:t>
      </w:r>
      <w:r w:rsidRPr="00D41945">
        <w:rPr>
          <w:b w:val="0"/>
          <w:spacing w:val="-11"/>
          <w:lang w:val="es-MX"/>
        </w:rPr>
        <w:t xml:space="preserve"> </w:t>
      </w:r>
      <w:r w:rsidRPr="00D41945">
        <w:rPr>
          <w:b w:val="0"/>
          <w:lang w:val="es-MX"/>
        </w:rPr>
        <w:t>comunidades</w:t>
      </w:r>
      <w:r w:rsidRPr="00D41945">
        <w:rPr>
          <w:b w:val="0"/>
          <w:spacing w:val="-11"/>
          <w:lang w:val="es-MX"/>
        </w:rPr>
        <w:t xml:space="preserve"> </w:t>
      </w:r>
      <w:r w:rsidRPr="00D41945">
        <w:rPr>
          <w:b w:val="0"/>
          <w:lang w:val="es-MX"/>
        </w:rPr>
        <w:t>indígenas</w:t>
      </w:r>
      <w:r w:rsidRPr="00D41945">
        <w:rPr>
          <w:b w:val="0"/>
          <w:spacing w:val="-11"/>
          <w:lang w:val="es-MX"/>
        </w:rPr>
        <w:t xml:space="preserve"> </w:t>
      </w:r>
      <w:r w:rsidRPr="00D41945">
        <w:rPr>
          <w:b w:val="0"/>
          <w:lang w:val="es-MX"/>
        </w:rPr>
        <w:t>con</w:t>
      </w:r>
      <w:r w:rsidRPr="00D41945">
        <w:rPr>
          <w:b w:val="0"/>
          <w:spacing w:val="-11"/>
          <w:lang w:val="es-MX"/>
        </w:rPr>
        <w:t xml:space="preserve"> </w:t>
      </w:r>
      <w:r w:rsidRPr="00D41945">
        <w:rPr>
          <w:b w:val="0"/>
          <w:lang w:val="es-MX"/>
        </w:rPr>
        <w:t>el</w:t>
      </w:r>
      <w:r w:rsidRPr="00D41945">
        <w:rPr>
          <w:b w:val="0"/>
          <w:spacing w:val="-11"/>
          <w:lang w:val="es-MX"/>
        </w:rPr>
        <w:t xml:space="preserve"> </w:t>
      </w:r>
      <w:r w:rsidRPr="00D41945">
        <w:rPr>
          <w:b w:val="0"/>
          <w:lang w:val="es-MX"/>
        </w:rPr>
        <w:t>Estado.</w:t>
      </w:r>
    </w:p>
    <w:p w14:paraId="62D9DF7D" w14:textId="77777777" w:rsidR="00EF0426" w:rsidRPr="00D41945" w:rsidRDefault="00EF0426">
      <w:pPr>
        <w:pStyle w:val="Textoindependiente"/>
        <w:spacing w:before="5"/>
        <w:rPr>
          <w:sz w:val="27"/>
          <w:lang w:val="es-MX"/>
        </w:rPr>
      </w:pPr>
    </w:p>
    <w:p w14:paraId="5B5FBCD0" w14:textId="77777777" w:rsidR="00EF0426" w:rsidRPr="00D41945" w:rsidRDefault="008F73EB" w:rsidP="00780BF6">
      <w:pPr>
        <w:pStyle w:val="Ttulo1"/>
        <w:numPr>
          <w:ilvl w:val="0"/>
          <w:numId w:val="10"/>
        </w:numPr>
        <w:tabs>
          <w:tab w:val="left" w:pos="832"/>
          <w:tab w:val="left" w:pos="833"/>
        </w:tabs>
        <w:spacing w:line="276" w:lineRule="auto"/>
        <w:ind w:left="395" w:right="109" w:hanging="361"/>
        <w:jc w:val="both"/>
        <w:rPr>
          <w:b w:val="0"/>
          <w:lang w:val="es-MX"/>
        </w:rPr>
      </w:pPr>
      <w:r w:rsidRPr="00D41945">
        <w:rPr>
          <w:lang w:val="es-MX"/>
        </w:rPr>
        <w:t>Buena fe.</w:t>
      </w:r>
      <w:r w:rsidR="00063E34" w:rsidRPr="00D41945">
        <w:rPr>
          <w:lang w:val="es-MX"/>
        </w:rPr>
        <w:t xml:space="preserve"> </w:t>
      </w:r>
      <w:r w:rsidR="00C60850" w:rsidRPr="00D41945">
        <w:rPr>
          <w:b w:val="0"/>
          <w:lang w:val="es-MX"/>
        </w:rPr>
        <w:t>P</w:t>
      </w:r>
      <w:r w:rsidRPr="00D41945">
        <w:rPr>
          <w:b w:val="0"/>
          <w:lang w:val="es-MX"/>
        </w:rPr>
        <w:t>rincipio</w:t>
      </w:r>
      <w:r w:rsidRPr="00D41945">
        <w:rPr>
          <w:b w:val="0"/>
          <w:spacing w:val="-64"/>
          <w:lang w:val="es-MX"/>
        </w:rPr>
        <w:t xml:space="preserve"> </w:t>
      </w:r>
      <w:r w:rsidRPr="00D41945">
        <w:rPr>
          <w:b w:val="0"/>
          <w:lang w:val="es-MX"/>
        </w:rPr>
        <w:t>que</w:t>
      </w:r>
      <w:r w:rsidRPr="00D41945">
        <w:rPr>
          <w:b w:val="0"/>
          <w:spacing w:val="-4"/>
          <w:lang w:val="es-MX"/>
        </w:rPr>
        <w:t xml:space="preserve"> </w:t>
      </w:r>
      <w:r w:rsidRPr="00D41945">
        <w:rPr>
          <w:b w:val="0"/>
          <w:lang w:val="es-MX"/>
        </w:rPr>
        <w:t>obliga</w:t>
      </w:r>
      <w:r w:rsidRPr="00D41945">
        <w:rPr>
          <w:b w:val="0"/>
          <w:spacing w:val="-4"/>
          <w:lang w:val="es-MX"/>
        </w:rPr>
        <w:t xml:space="preserve"> </w:t>
      </w:r>
      <w:r w:rsidRPr="00D41945">
        <w:rPr>
          <w:b w:val="0"/>
          <w:lang w:val="es-MX"/>
        </w:rPr>
        <w:t>a</w:t>
      </w:r>
      <w:r w:rsidRPr="00D41945">
        <w:rPr>
          <w:b w:val="0"/>
          <w:spacing w:val="-4"/>
          <w:lang w:val="es-MX"/>
        </w:rPr>
        <w:t xml:space="preserve"> </w:t>
      </w:r>
      <w:r w:rsidRPr="00D41945">
        <w:rPr>
          <w:b w:val="0"/>
          <w:lang w:val="es-MX"/>
        </w:rPr>
        <w:t>todos</w:t>
      </w:r>
      <w:r w:rsidRPr="00D41945">
        <w:rPr>
          <w:b w:val="0"/>
          <w:spacing w:val="-4"/>
          <w:lang w:val="es-MX"/>
        </w:rPr>
        <w:t xml:space="preserve"> </w:t>
      </w:r>
      <w:r w:rsidRPr="00D41945">
        <w:rPr>
          <w:b w:val="0"/>
          <w:lang w:val="es-MX"/>
        </w:rPr>
        <w:t>a</w:t>
      </w:r>
      <w:r w:rsidRPr="00D41945">
        <w:rPr>
          <w:b w:val="0"/>
          <w:spacing w:val="-4"/>
          <w:lang w:val="es-MX"/>
        </w:rPr>
        <w:t xml:space="preserve"> </w:t>
      </w:r>
      <w:r w:rsidRPr="00D41945">
        <w:rPr>
          <w:b w:val="0"/>
          <w:lang w:val="es-MX"/>
        </w:rPr>
        <w:t>observar</w:t>
      </w:r>
      <w:r w:rsidRPr="00D41945">
        <w:rPr>
          <w:b w:val="0"/>
          <w:spacing w:val="-4"/>
          <w:lang w:val="es-MX"/>
        </w:rPr>
        <w:t xml:space="preserve"> </w:t>
      </w:r>
      <w:r w:rsidRPr="00D41945">
        <w:rPr>
          <w:b w:val="0"/>
          <w:lang w:val="es-MX"/>
        </w:rPr>
        <w:t>una</w:t>
      </w:r>
      <w:r w:rsidRPr="00D41945">
        <w:rPr>
          <w:b w:val="0"/>
          <w:spacing w:val="-4"/>
          <w:lang w:val="es-MX"/>
        </w:rPr>
        <w:t xml:space="preserve"> </w:t>
      </w:r>
      <w:r w:rsidRPr="00D41945">
        <w:rPr>
          <w:b w:val="0"/>
          <w:lang w:val="es-MX"/>
        </w:rPr>
        <w:t>determinada</w:t>
      </w:r>
      <w:r w:rsidRPr="00D41945">
        <w:rPr>
          <w:b w:val="0"/>
          <w:spacing w:val="-4"/>
          <w:lang w:val="es-MX"/>
        </w:rPr>
        <w:t xml:space="preserve"> </w:t>
      </w:r>
      <w:r w:rsidRPr="00D41945">
        <w:rPr>
          <w:b w:val="0"/>
          <w:lang w:val="es-MX"/>
        </w:rPr>
        <w:t>actitud</w:t>
      </w:r>
      <w:r w:rsidRPr="00D41945">
        <w:rPr>
          <w:b w:val="0"/>
          <w:spacing w:val="-4"/>
          <w:lang w:val="es-MX"/>
        </w:rPr>
        <w:t xml:space="preserve"> </w:t>
      </w:r>
      <w:r w:rsidRPr="00D41945">
        <w:rPr>
          <w:b w:val="0"/>
          <w:lang w:val="es-MX"/>
        </w:rPr>
        <w:t>de</w:t>
      </w:r>
      <w:r w:rsidRPr="00D41945">
        <w:rPr>
          <w:b w:val="0"/>
          <w:spacing w:val="-4"/>
          <w:lang w:val="es-MX"/>
        </w:rPr>
        <w:t xml:space="preserve"> </w:t>
      </w:r>
      <w:r w:rsidRPr="00D41945">
        <w:rPr>
          <w:b w:val="0"/>
          <w:lang w:val="es-MX"/>
        </w:rPr>
        <w:t>respeto</w:t>
      </w:r>
      <w:r w:rsidRPr="00D41945">
        <w:rPr>
          <w:b w:val="0"/>
          <w:spacing w:val="-4"/>
          <w:lang w:val="es-MX"/>
        </w:rPr>
        <w:t xml:space="preserve"> </w:t>
      </w:r>
      <w:r w:rsidRPr="00D41945">
        <w:rPr>
          <w:b w:val="0"/>
          <w:lang w:val="es-MX"/>
        </w:rPr>
        <w:t>y</w:t>
      </w:r>
      <w:r w:rsidRPr="00D41945">
        <w:rPr>
          <w:b w:val="0"/>
          <w:spacing w:val="-4"/>
          <w:lang w:val="es-MX"/>
        </w:rPr>
        <w:t xml:space="preserve"> </w:t>
      </w:r>
      <w:r w:rsidRPr="00D41945">
        <w:rPr>
          <w:b w:val="0"/>
          <w:lang w:val="es-MX"/>
        </w:rPr>
        <w:t>lealtad,</w:t>
      </w:r>
      <w:r w:rsidRPr="00D41945">
        <w:rPr>
          <w:b w:val="0"/>
          <w:spacing w:val="-5"/>
          <w:lang w:val="es-MX"/>
        </w:rPr>
        <w:t xml:space="preserve"> </w:t>
      </w:r>
      <w:r w:rsidRPr="00D41945">
        <w:rPr>
          <w:b w:val="0"/>
          <w:lang w:val="es-MX"/>
        </w:rPr>
        <w:t>de</w:t>
      </w:r>
      <w:r w:rsidRPr="00D41945">
        <w:rPr>
          <w:b w:val="0"/>
          <w:spacing w:val="-4"/>
          <w:lang w:val="es-MX"/>
        </w:rPr>
        <w:t xml:space="preserve"> </w:t>
      </w:r>
      <w:r w:rsidRPr="00D41945">
        <w:rPr>
          <w:b w:val="0"/>
          <w:lang w:val="es-MX"/>
        </w:rPr>
        <w:t>honradez</w:t>
      </w:r>
      <w:r w:rsidR="00C60850" w:rsidRPr="00D41945">
        <w:rPr>
          <w:b w:val="0"/>
          <w:lang w:val="es-MX"/>
        </w:rPr>
        <w:t>,</w:t>
      </w:r>
      <w:r w:rsidRPr="00D41945">
        <w:rPr>
          <w:b w:val="0"/>
          <w:spacing w:val="-4"/>
          <w:lang w:val="es-MX"/>
        </w:rPr>
        <w:t xml:space="preserve"> </w:t>
      </w:r>
      <w:r w:rsidRPr="00D41945">
        <w:rPr>
          <w:b w:val="0"/>
          <w:lang w:val="es-MX"/>
        </w:rPr>
        <w:t>basado en la confianza,</w:t>
      </w:r>
      <w:r w:rsidRPr="00D41945">
        <w:rPr>
          <w:b w:val="0"/>
          <w:spacing w:val="-1"/>
          <w:lang w:val="es-MX"/>
        </w:rPr>
        <w:t xml:space="preserve"> </w:t>
      </w:r>
      <w:r w:rsidRPr="00D41945">
        <w:rPr>
          <w:b w:val="0"/>
          <w:lang w:val="es-MX"/>
        </w:rPr>
        <w:t>el respeto y la dignidad de ambas partes</w:t>
      </w:r>
      <w:r w:rsidR="00C60850" w:rsidRPr="00D41945">
        <w:rPr>
          <w:b w:val="0"/>
          <w:lang w:val="es-MX"/>
        </w:rPr>
        <w:t>.</w:t>
      </w:r>
    </w:p>
    <w:p w14:paraId="02DB61D1" w14:textId="77777777" w:rsidR="00EF0426" w:rsidRPr="00D41945" w:rsidRDefault="00EF0426">
      <w:pPr>
        <w:pStyle w:val="Textoindependiente"/>
        <w:spacing w:before="9"/>
        <w:rPr>
          <w:sz w:val="27"/>
          <w:lang w:val="es-MX"/>
        </w:rPr>
      </w:pPr>
    </w:p>
    <w:p w14:paraId="354431C5" w14:textId="77777777" w:rsidR="00EF0426" w:rsidRPr="00D41945" w:rsidRDefault="008F73EB" w:rsidP="0060608F">
      <w:pPr>
        <w:pStyle w:val="Ttulo1"/>
        <w:numPr>
          <w:ilvl w:val="0"/>
          <w:numId w:val="10"/>
        </w:numPr>
        <w:tabs>
          <w:tab w:val="left" w:pos="832"/>
          <w:tab w:val="left" w:pos="833"/>
        </w:tabs>
        <w:spacing w:before="27" w:line="276" w:lineRule="auto"/>
        <w:ind w:left="472" w:right="109" w:hanging="361"/>
        <w:jc w:val="both"/>
        <w:rPr>
          <w:b w:val="0"/>
          <w:lang w:val="es-MX"/>
        </w:rPr>
      </w:pPr>
      <w:r w:rsidRPr="00D41945">
        <w:rPr>
          <w:lang w:val="es-MX"/>
        </w:rPr>
        <w:t>Interculturalidad.</w:t>
      </w:r>
      <w:r w:rsidR="00063E34" w:rsidRPr="00D41945">
        <w:rPr>
          <w:lang w:val="es-MX"/>
        </w:rPr>
        <w:t xml:space="preserve"> </w:t>
      </w:r>
      <w:r w:rsidR="00F012F3" w:rsidRPr="00D41945">
        <w:rPr>
          <w:b w:val="0"/>
          <w:lang w:val="es-MX"/>
        </w:rPr>
        <w:t>T</w:t>
      </w:r>
      <w:r w:rsidRPr="00D41945">
        <w:rPr>
          <w:b w:val="0"/>
          <w:lang w:val="es-MX"/>
        </w:rPr>
        <w:t>omar</w:t>
      </w:r>
      <w:r w:rsidRPr="00D41945">
        <w:rPr>
          <w:b w:val="0"/>
          <w:spacing w:val="1"/>
          <w:lang w:val="es-MX"/>
        </w:rPr>
        <w:t xml:space="preserve"> </w:t>
      </w:r>
      <w:r w:rsidRPr="00D41945">
        <w:rPr>
          <w:b w:val="0"/>
          <w:lang w:val="es-MX"/>
        </w:rPr>
        <w:t>en</w:t>
      </w:r>
      <w:r w:rsidRPr="00D41945">
        <w:rPr>
          <w:b w:val="0"/>
          <w:spacing w:val="1"/>
          <w:lang w:val="es-MX"/>
        </w:rPr>
        <w:t xml:space="preserve"> </w:t>
      </w:r>
      <w:r w:rsidRPr="00D41945">
        <w:rPr>
          <w:b w:val="0"/>
          <w:lang w:val="es-MX"/>
        </w:rPr>
        <w:t>cuenta</w:t>
      </w:r>
      <w:r w:rsidRPr="00D41945">
        <w:rPr>
          <w:b w:val="0"/>
          <w:spacing w:val="1"/>
          <w:lang w:val="es-MX"/>
        </w:rPr>
        <w:t xml:space="preserve"> </w:t>
      </w:r>
      <w:r w:rsidRPr="00D41945">
        <w:rPr>
          <w:b w:val="0"/>
          <w:lang w:val="es-MX"/>
        </w:rPr>
        <w:t>las</w:t>
      </w:r>
      <w:r w:rsidRPr="00D41945">
        <w:rPr>
          <w:b w:val="0"/>
          <w:spacing w:val="1"/>
          <w:lang w:val="es-MX"/>
        </w:rPr>
        <w:t xml:space="preserve"> </w:t>
      </w:r>
      <w:r w:rsidRPr="00D41945">
        <w:rPr>
          <w:b w:val="0"/>
          <w:lang w:val="es-MX"/>
        </w:rPr>
        <w:t>distintas</w:t>
      </w:r>
      <w:r w:rsidRPr="00D41945">
        <w:rPr>
          <w:b w:val="0"/>
          <w:spacing w:val="1"/>
          <w:lang w:val="es-MX"/>
        </w:rPr>
        <w:t xml:space="preserve"> </w:t>
      </w:r>
      <w:r w:rsidRPr="00D41945">
        <w:rPr>
          <w:b w:val="0"/>
          <w:lang w:val="es-MX"/>
        </w:rPr>
        <w:t>visiones,</w:t>
      </w:r>
      <w:r w:rsidRPr="00D41945">
        <w:rPr>
          <w:b w:val="0"/>
          <w:spacing w:val="1"/>
          <w:lang w:val="es-MX"/>
        </w:rPr>
        <w:t xml:space="preserve"> </w:t>
      </w:r>
      <w:r w:rsidRPr="00D41945">
        <w:rPr>
          <w:b w:val="0"/>
          <w:lang w:val="es-MX"/>
        </w:rPr>
        <w:t>perspectivas</w:t>
      </w:r>
      <w:r w:rsidRPr="00D41945">
        <w:rPr>
          <w:b w:val="0"/>
          <w:spacing w:val="1"/>
          <w:lang w:val="es-MX"/>
        </w:rPr>
        <w:t xml:space="preserve"> </w:t>
      </w:r>
      <w:r w:rsidRPr="00D41945">
        <w:rPr>
          <w:b w:val="0"/>
          <w:lang w:val="es-MX"/>
        </w:rPr>
        <w:t>e</w:t>
      </w:r>
      <w:r w:rsidRPr="00D41945">
        <w:rPr>
          <w:b w:val="0"/>
          <w:spacing w:val="1"/>
          <w:lang w:val="es-MX"/>
        </w:rPr>
        <w:t xml:space="preserve"> </w:t>
      </w:r>
      <w:r w:rsidRPr="00D41945">
        <w:rPr>
          <w:b w:val="0"/>
          <w:lang w:val="es-MX"/>
        </w:rPr>
        <w:t>intereses</w:t>
      </w:r>
      <w:r w:rsidR="00F012F3" w:rsidRPr="00D41945">
        <w:rPr>
          <w:b w:val="0"/>
          <w:spacing w:val="1"/>
          <w:lang w:val="es-MX"/>
        </w:rPr>
        <w:t xml:space="preserve">, </w:t>
      </w:r>
      <w:r w:rsidRPr="00D41945">
        <w:rPr>
          <w:b w:val="0"/>
          <w:lang w:val="es-MX"/>
        </w:rPr>
        <w:t>requiere diálogo e</w:t>
      </w:r>
      <w:r w:rsidRPr="00D41945">
        <w:rPr>
          <w:b w:val="0"/>
          <w:spacing w:val="1"/>
          <w:lang w:val="es-MX"/>
        </w:rPr>
        <w:t xml:space="preserve"> </w:t>
      </w:r>
      <w:r w:rsidRPr="00D41945">
        <w:rPr>
          <w:b w:val="0"/>
          <w:lang w:val="es-MX"/>
        </w:rPr>
        <w:t>interacción</w:t>
      </w:r>
      <w:r w:rsidRPr="00D41945">
        <w:rPr>
          <w:b w:val="0"/>
          <w:spacing w:val="64"/>
          <w:lang w:val="es-MX"/>
        </w:rPr>
        <w:t xml:space="preserve"> </w:t>
      </w:r>
      <w:r w:rsidRPr="00D41945">
        <w:rPr>
          <w:b w:val="0"/>
          <w:lang w:val="es-MX"/>
        </w:rPr>
        <w:t>entre</w:t>
      </w:r>
      <w:r w:rsidRPr="00D41945">
        <w:rPr>
          <w:b w:val="0"/>
          <w:spacing w:val="65"/>
          <w:lang w:val="es-MX"/>
        </w:rPr>
        <w:t xml:space="preserve"> </w:t>
      </w:r>
      <w:r w:rsidRPr="00D41945">
        <w:rPr>
          <w:b w:val="0"/>
          <w:lang w:val="es-MX"/>
        </w:rPr>
        <w:t>los</w:t>
      </w:r>
      <w:r w:rsidRPr="00D41945">
        <w:rPr>
          <w:b w:val="0"/>
          <w:spacing w:val="65"/>
          <w:lang w:val="es-MX"/>
        </w:rPr>
        <w:t xml:space="preserve"> </w:t>
      </w:r>
      <w:r w:rsidRPr="00D41945">
        <w:rPr>
          <w:b w:val="0"/>
          <w:lang w:val="es-MX"/>
        </w:rPr>
        <w:t>diferentes</w:t>
      </w:r>
      <w:r w:rsidRPr="00D41945">
        <w:rPr>
          <w:b w:val="0"/>
          <w:spacing w:val="64"/>
          <w:lang w:val="es-MX"/>
        </w:rPr>
        <w:t xml:space="preserve"> </w:t>
      </w:r>
      <w:r w:rsidRPr="00D41945">
        <w:rPr>
          <w:b w:val="0"/>
          <w:lang w:val="es-MX"/>
        </w:rPr>
        <w:t>pueblos</w:t>
      </w:r>
      <w:r w:rsidRPr="00D41945">
        <w:rPr>
          <w:b w:val="0"/>
          <w:spacing w:val="65"/>
          <w:lang w:val="es-MX"/>
        </w:rPr>
        <w:t xml:space="preserve"> </w:t>
      </w:r>
      <w:r w:rsidRPr="00D41945">
        <w:rPr>
          <w:b w:val="0"/>
          <w:lang w:val="es-MX"/>
        </w:rPr>
        <w:t>y</w:t>
      </w:r>
      <w:r w:rsidRPr="00D41945">
        <w:rPr>
          <w:b w:val="0"/>
          <w:spacing w:val="65"/>
          <w:lang w:val="es-MX"/>
        </w:rPr>
        <w:t xml:space="preserve"> </w:t>
      </w:r>
      <w:r w:rsidRPr="00D41945">
        <w:rPr>
          <w:b w:val="0"/>
          <w:lang w:val="es-MX"/>
        </w:rPr>
        <w:t>culturas</w:t>
      </w:r>
      <w:r w:rsidRPr="00D41945">
        <w:rPr>
          <w:b w:val="0"/>
          <w:spacing w:val="64"/>
          <w:lang w:val="es-MX"/>
        </w:rPr>
        <w:t xml:space="preserve"> </w:t>
      </w:r>
      <w:r w:rsidRPr="00D41945">
        <w:rPr>
          <w:b w:val="0"/>
          <w:lang w:val="es-MX"/>
        </w:rPr>
        <w:t>en</w:t>
      </w:r>
      <w:r w:rsidRPr="00D41945">
        <w:rPr>
          <w:b w:val="0"/>
          <w:spacing w:val="65"/>
          <w:lang w:val="es-MX"/>
        </w:rPr>
        <w:t xml:space="preserve"> </w:t>
      </w:r>
      <w:r w:rsidRPr="00D41945">
        <w:rPr>
          <w:b w:val="0"/>
          <w:lang w:val="es-MX"/>
        </w:rPr>
        <w:t>un</w:t>
      </w:r>
      <w:r w:rsidRPr="00D41945">
        <w:rPr>
          <w:b w:val="0"/>
          <w:spacing w:val="65"/>
          <w:lang w:val="es-MX"/>
        </w:rPr>
        <w:t xml:space="preserve"> </w:t>
      </w:r>
      <w:r w:rsidRPr="00D41945">
        <w:rPr>
          <w:b w:val="0"/>
          <w:lang w:val="es-MX"/>
        </w:rPr>
        <w:t>marco</w:t>
      </w:r>
      <w:r w:rsidRPr="00D41945">
        <w:rPr>
          <w:b w:val="0"/>
          <w:spacing w:val="64"/>
          <w:lang w:val="es-MX"/>
        </w:rPr>
        <w:t xml:space="preserve"> </w:t>
      </w:r>
      <w:r w:rsidRPr="00D41945">
        <w:rPr>
          <w:b w:val="0"/>
          <w:lang w:val="es-MX"/>
        </w:rPr>
        <w:t>de</w:t>
      </w:r>
      <w:r w:rsidRPr="00D41945">
        <w:rPr>
          <w:b w:val="0"/>
          <w:spacing w:val="65"/>
          <w:lang w:val="es-MX"/>
        </w:rPr>
        <w:t xml:space="preserve"> </w:t>
      </w:r>
      <w:r w:rsidRPr="00D41945">
        <w:rPr>
          <w:b w:val="0"/>
          <w:lang w:val="es-MX"/>
        </w:rPr>
        <w:t>respeto,</w:t>
      </w:r>
      <w:r w:rsidRPr="00D41945">
        <w:rPr>
          <w:b w:val="0"/>
          <w:spacing w:val="65"/>
          <w:lang w:val="es-MX"/>
        </w:rPr>
        <w:t xml:space="preserve"> </w:t>
      </w:r>
      <w:r w:rsidRPr="00D41945">
        <w:rPr>
          <w:b w:val="0"/>
          <w:lang w:val="es-MX"/>
        </w:rPr>
        <w:t>equidad</w:t>
      </w:r>
      <w:r w:rsidRPr="00D41945">
        <w:rPr>
          <w:b w:val="0"/>
          <w:spacing w:val="64"/>
          <w:lang w:val="es-MX"/>
        </w:rPr>
        <w:t xml:space="preserve"> </w:t>
      </w:r>
      <w:r w:rsidRPr="00D41945">
        <w:rPr>
          <w:b w:val="0"/>
          <w:lang w:val="es-MX"/>
        </w:rPr>
        <w:t>y</w:t>
      </w:r>
      <w:r w:rsidRPr="00D41945">
        <w:rPr>
          <w:b w:val="0"/>
          <w:spacing w:val="-64"/>
          <w:lang w:val="es-MX"/>
        </w:rPr>
        <w:t xml:space="preserve"> </w:t>
      </w:r>
      <w:r w:rsidRPr="00D41945">
        <w:rPr>
          <w:b w:val="0"/>
          <w:lang w:val="es-MX"/>
        </w:rPr>
        <w:t>complementariedad, así como la voluntad de convivencia entre personas y pueblos con</w:t>
      </w:r>
      <w:r w:rsidRPr="00D41945">
        <w:rPr>
          <w:b w:val="0"/>
          <w:spacing w:val="1"/>
          <w:lang w:val="es-MX"/>
        </w:rPr>
        <w:t xml:space="preserve"> </w:t>
      </w:r>
      <w:r w:rsidRPr="00D41945">
        <w:rPr>
          <w:b w:val="0"/>
          <w:lang w:val="es-MX"/>
        </w:rPr>
        <w:t>identidades culturales</w:t>
      </w:r>
      <w:r w:rsidR="00F012F3" w:rsidRPr="00D41945">
        <w:rPr>
          <w:b w:val="0"/>
          <w:lang w:val="es-MX"/>
        </w:rPr>
        <w:t xml:space="preserve"> plurales, variadas y dinámicas</w:t>
      </w:r>
      <w:r w:rsidRPr="00D41945">
        <w:rPr>
          <w:b w:val="0"/>
          <w:lang w:val="es-MX"/>
        </w:rPr>
        <w:t>.</w:t>
      </w:r>
    </w:p>
    <w:p w14:paraId="143617CE" w14:textId="77777777" w:rsidR="00EF0426" w:rsidRPr="00D41945" w:rsidRDefault="00EF0426">
      <w:pPr>
        <w:pStyle w:val="Textoindependiente"/>
        <w:rPr>
          <w:sz w:val="20"/>
          <w:lang w:val="es-MX"/>
        </w:rPr>
      </w:pPr>
    </w:p>
    <w:p w14:paraId="7A3BFE04" w14:textId="77777777" w:rsidR="00EF0426" w:rsidRPr="00D41945" w:rsidRDefault="008F73EB" w:rsidP="00F304CF">
      <w:pPr>
        <w:pStyle w:val="Ttulo1"/>
        <w:numPr>
          <w:ilvl w:val="0"/>
          <w:numId w:val="1"/>
        </w:numPr>
        <w:tabs>
          <w:tab w:val="left" w:pos="832"/>
          <w:tab w:val="left" w:pos="833"/>
        </w:tabs>
        <w:spacing w:before="28" w:line="276" w:lineRule="auto"/>
        <w:ind w:left="472" w:right="109" w:hanging="361"/>
        <w:jc w:val="both"/>
        <w:rPr>
          <w:b w:val="0"/>
          <w:lang w:val="es-MX"/>
        </w:rPr>
      </w:pPr>
      <w:r w:rsidRPr="00D41945">
        <w:rPr>
          <w:lang w:val="es-MX"/>
        </w:rPr>
        <w:t>Comunalidad</w:t>
      </w:r>
      <w:r w:rsidRPr="00D41945">
        <w:rPr>
          <w:spacing w:val="-2"/>
          <w:lang w:val="es-MX"/>
        </w:rPr>
        <w:t xml:space="preserve"> </w:t>
      </w:r>
      <w:r w:rsidRPr="00D41945">
        <w:rPr>
          <w:lang w:val="es-MX"/>
        </w:rPr>
        <w:t>o</w:t>
      </w:r>
      <w:r w:rsidRPr="00D41945">
        <w:rPr>
          <w:spacing w:val="-1"/>
          <w:lang w:val="es-MX"/>
        </w:rPr>
        <w:t xml:space="preserve"> </w:t>
      </w:r>
      <w:r w:rsidRPr="00D41945">
        <w:rPr>
          <w:lang w:val="es-MX"/>
        </w:rPr>
        <w:t>colectividad</w:t>
      </w:r>
      <w:r w:rsidR="00063E34" w:rsidRPr="00D41945">
        <w:rPr>
          <w:lang w:val="es-MX"/>
        </w:rPr>
        <w:t xml:space="preserve">. </w:t>
      </w:r>
      <w:r w:rsidR="005D6684" w:rsidRPr="00D41945">
        <w:rPr>
          <w:b w:val="0"/>
          <w:lang w:val="es-MX"/>
        </w:rPr>
        <w:t>F</w:t>
      </w:r>
      <w:r w:rsidRPr="00D41945">
        <w:rPr>
          <w:b w:val="0"/>
          <w:lang w:val="es-MX"/>
        </w:rPr>
        <w:t>orma que tienen los pueblos indígenas para concebir</w:t>
      </w:r>
      <w:r w:rsidRPr="00D41945">
        <w:rPr>
          <w:b w:val="0"/>
          <w:spacing w:val="1"/>
          <w:lang w:val="es-MX"/>
        </w:rPr>
        <w:t xml:space="preserve"> </w:t>
      </w:r>
      <w:r w:rsidRPr="00D41945">
        <w:rPr>
          <w:b w:val="0"/>
          <w:lang w:val="es-MX"/>
        </w:rPr>
        <w:t>e</w:t>
      </w:r>
      <w:r w:rsidRPr="00D41945">
        <w:rPr>
          <w:b w:val="0"/>
          <w:spacing w:val="-4"/>
          <w:lang w:val="es-MX"/>
        </w:rPr>
        <w:t xml:space="preserve"> </w:t>
      </w:r>
      <w:r w:rsidRPr="00D41945">
        <w:rPr>
          <w:b w:val="0"/>
          <w:lang w:val="es-MX"/>
        </w:rPr>
        <w:t>interpretar</w:t>
      </w:r>
      <w:r w:rsidRPr="00D41945">
        <w:rPr>
          <w:b w:val="0"/>
          <w:spacing w:val="-4"/>
          <w:lang w:val="es-MX"/>
        </w:rPr>
        <w:t xml:space="preserve"> </w:t>
      </w:r>
      <w:r w:rsidRPr="00D41945">
        <w:rPr>
          <w:b w:val="0"/>
          <w:lang w:val="es-MX"/>
        </w:rPr>
        <w:t>su</w:t>
      </w:r>
      <w:r w:rsidRPr="00D41945">
        <w:rPr>
          <w:b w:val="0"/>
          <w:spacing w:val="-3"/>
          <w:lang w:val="es-MX"/>
        </w:rPr>
        <w:t xml:space="preserve"> </w:t>
      </w:r>
      <w:r w:rsidRPr="00D41945">
        <w:rPr>
          <w:b w:val="0"/>
          <w:lang w:val="es-MX"/>
        </w:rPr>
        <w:t>existencia,</w:t>
      </w:r>
      <w:r w:rsidRPr="00D41945">
        <w:rPr>
          <w:b w:val="0"/>
          <w:spacing w:val="-4"/>
          <w:lang w:val="es-MX"/>
        </w:rPr>
        <w:t xml:space="preserve"> </w:t>
      </w:r>
      <w:r w:rsidRPr="00D41945">
        <w:rPr>
          <w:b w:val="0"/>
          <w:lang w:val="es-MX"/>
        </w:rPr>
        <w:t>cuya</w:t>
      </w:r>
      <w:r w:rsidRPr="00D41945">
        <w:rPr>
          <w:b w:val="0"/>
          <w:spacing w:val="-3"/>
          <w:lang w:val="es-MX"/>
        </w:rPr>
        <w:t xml:space="preserve"> </w:t>
      </w:r>
      <w:r w:rsidRPr="00D41945">
        <w:rPr>
          <w:b w:val="0"/>
          <w:lang w:val="es-MX"/>
        </w:rPr>
        <w:t>característica</w:t>
      </w:r>
      <w:r w:rsidRPr="00D41945">
        <w:rPr>
          <w:b w:val="0"/>
          <w:spacing w:val="-4"/>
          <w:lang w:val="es-MX"/>
        </w:rPr>
        <w:t xml:space="preserve"> </w:t>
      </w:r>
      <w:r w:rsidRPr="00D41945">
        <w:rPr>
          <w:b w:val="0"/>
          <w:lang w:val="es-MX"/>
        </w:rPr>
        <w:t>principal</w:t>
      </w:r>
      <w:r w:rsidRPr="00D41945">
        <w:rPr>
          <w:b w:val="0"/>
          <w:spacing w:val="-3"/>
          <w:lang w:val="es-MX"/>
        </w:rPr>
        <w:t xml:space="preserve"> </w:t>
      </w:r>
      <w:r w:rsidRPr="00D41945">
        <w:rPr>
          <w:b w:val="0"/>
          <w:lang w:val="es-MX"/>
        </w:rPr>
        <w:t>es</w:t>
      </w:r>
      <w:r w:rsidRPr="00D41945">
        <w:rPr>
          <w:b w:val="0"/>
          <w:spacing w:val="-4"/>
          <w:lang w:val="es-MX"/>
        </w:rPr>
        <w:t xml:space="preserve"> </w:t>
      </w:r>
      <w:r w:rsidRPr="00D41945">
        <w:rPr>
          <w:b w:val="0"/>
          <w:lang w:val="es-MX"/>
        </w:rPr>
        <w:t>su</w:t>
      </w:r>
      <w:r w:rsidRPr="00D41945">
        <w:rPr>
          <w:b w:val="0"/>
          <w:spacing w:val="-4"/>
          <w:lang w:val="es-MX"/>
        </w:rPr>
        <w:t xml:space="preserve"> </w:t>
      </w:r>
      <w:r w:rsidRPr="00D41945">
        <w:rPr>
          <w:b w:val="0"/>
          <w:lang w:val="es-MX"/>
        </w:rPr>
        <w:t>carácter</w:t>
      </w:r>
      <w:r w:rsidRPr="00D41945">
        <w:rPr>
          <w:b w:val="0"/>
          <w:spacing w:val="-3"/>
          <w:lang w:val="es-MX"/>
        </w:rPr>
        <w:t xml:space="preserve"> </w:t>
      </w:r>
      <w:r w:rsidRPr="00D41945">
        <w:rPr>
          <w:b w:val="0"/>
          <w:lang w:val="es-MX"/>
        </w:rPr>
        <w:t>colectivo.</w:t>
      </w:r>
      <w:r w:rsidRPr="00D41945">
        <w:rPr>
          <w:b w:val="0"/>
          <w:spacing w:val="-4"/>
          <w:lang w:val="es-MX"/>
        </w:rPr>
        <w:t xml:space="preserve"> </w:t>
      </w:r>
      <w:r w:rsidR="005D6684" w:rsidRPr="00D41945">
        <w:rPr>
          <w:b w:val="0"/>
          <w:spacing w:val="-4"/>
          <w:lang w:val="es-MX"/>
        </w:rPr>
        <w:t>S</w:t>
      </w:r>
      <w:r w:rsidRPr="00D41945">
        <w:rPr>
          <w:b w:val="0"/>
          <w:lang w:val="es-MX"/>
        </w:rPr>
        <w:t>e debe procurar que sus resultados</w:t>
      </w:r>
      <w:r w:rsidRPr="00D41945">
        <w:rPr>
          <w:b w:val="0"/>
          <w:spacing w:val="1"/>
          <w:lang w:val="es-MX"/>
        </w:rPr>
        <w:t xml:space="preserve"> </w:t>
      </w:r>
      <w:r w:rsidRPr="00D41945">
        <w:rPr>
          <w:b w:val="0"/>
          <w:lang w:val="es-MX"/>
        </w:rPr>
        <w:t>respeten</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garanticen</w:t>
      </w:r>
      <w:r w:rsidRPr="00D41945">
        <w:rPr>
          <w:b w:val="0"/>
          <w:spacing w:val="1"/>
          <w:lang w:val="es-MX"/>
        </w:rPr>
        <w:t xml:space="preserve"> </w:t>
      </w:r>
      <w:r w:rsidRPr="00D41945">
        <w:rPr>
          <w:b w:val="0"/>
          <w:lang w:val="es-MX"/>
        </w:rPr>
        <w:t>la</w:t>
      </w:r>
      <w:r w:rsidRPr="00D41945">
        <w:rPr>
          <w:b w:val="0"/>
          <w:spacing w:val="1"/>
          <w:lang w:val="es-MX"/>
        </w:rPr>
        <w:t xml:space="preserve"> </w:t>
      </w:r>
      <w:r w:rsidRPr="00D41945">
        <w:rPr>
          <w:b w:val="0"/>
          <w:lang w:val="es-MX"/>
        </w:rPr>
        <w:t>pervivencia</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los</w:t>
      </w:r>
      <w:r w:rsidRPr="00D41945">
        <w:rPr>
          <w:b w:val="0"/>
          <w:spacing w:val="1"/>
          <w:lang w:val="es-MX"/>
        </w:rPr>
        <w:t xml:space="preserve"> </w:t>
      </w:r>
      <w:r w:rsidRPr="00D41945">
        <w:rPr>
          <w:b w:val="0"/>
          <w:lang w:val="es-MX"/>
        </w:rPr>
        <w:t>pueblos</w:t>
      </w:r>
      <w:r w:rsidRPr="00D41945">
        <w:rPr>
          <w:b w:val="0"/>
          <w:spacing w:val="1"/>
          <w:lang w:val="es-MX"/>
        </w:rPr>
        <w:t xml:space="preserve"> </w:t>
      </w:r>
      <w:r w:rsidRPr="00D41945">
        <w:rPr>
          <w:b w:val="0"/>
          <w:lang w:val="es-MX"/>
        </w:rPr>
        <w:t>como</w:t>
      </w:r>
      <w:r w:rsidRPr="00D41945">
        <w:rPr>
          <w:b w:val="0"/>
          <w:spacing w:val="1"/>
          <w:lang w:val="es-MX"/>
        </w:rPr>
        <w:t xml:space="preserve"> </w:t>
      </w:r>
      <w:r w:rsidRPr="00D41945">
        <w:rPr>
          <w:b w:val="0"/>
          <w:lang w:val="es-MX"/>
        </w:rPr>
        <w:t>entidades</w:t>
      </w:r>
      <w:r w:rsidRPr="00D41945">
        <w:rPr>
          <w:b w:val="0"/>
          <w:spacing w:val="1"/>
          <w:lang w:val="es-MX"/>
        </w:rPr>
        <w:t xml:space="preserve"> </w:t>
      </w:r>
      <w:r w:rsidRPr="00D41945">
        <w:rPr>
          <w:b w:val="0"/>
          <w:lang w:val="es-MX"/>
        </w:rPr>
        <w:t>culturalmente</w:t>
      </w:r>
      <w:r w:rsidRPr="00D41945">
        <w:rPr>
          <w:b w:val="0"/>
          <w:spacing w:val="1"/>
          <w:lang w:val="es-MX"/>
        </w:rPr>
        <w:t xml:space="preserve"> </w:t>
      </w:r>
      <w:r w:rsidRPr="00D41945">
        <w:rPr>
          <w:b w:val="0"/>
          <w:lang w:val="es-MX"/>
        </w:rPr>
        <w:t>diferenciadas,</w:t>
      </w:r>
      <w:r w:rsidRPr="00D41945">
        <w:rPr>
          <w:b w:val="0"/>
          <w:spacing w:val="-2"/>
          <w:lang w:val="es-MX"/>
        </w:rPr>
        <w:t xml:space="preserve"> </w:t>
      </w:r>
      <w:r w:rsidRPr="00D41945">
        <w:rPr>
          <w:b w:val="0"/>
          <w:lang w:val="es-MX"/>
        </w:rPr>
        <w:t>así</w:t>
      </w:r>
      <w:r w:rsidRPr="00D41945">
        <w:rPr>
          <w:b w:val="0"/>
          <w:spacing w:val="-1"/>
          <w:lang w:val="es-MX"/>
        </w:rPr>
        <w:t xml:space="preserve"> </w:t>
      </w:r>
      <w:r w:rsidRPr="00D41945">
        <w:rPr>
          <w:b w:val="0"/>
          <w:lang w:val="es-MX"/>
        </w:rPr>
        <w:t>como la expresión colectiva de sus instituciones representativas.</w:t>
      </w:r>
    </w:p>
    <w:p w14:paraId="6A8CEAE4" w14:textId="77777777" w:rsidR="00EF0426" w:rsidRPr="00D41945" w:rsidRDefault="00EF0426">
      <w:pPr>
        <w:pStyle w:val="Textoindependiente"/>
        <w:spacing w:before="8"/>
        <w:rPr>
          <w:sz w:val="27"/>
          <w:lang w:val="es-MX"/>
        </w:rPr>
      </w:pPr>
    </w:p>
    <w:p w14:paraId="3B1C2E61" w14:textId="77777777" w:rsidR="00EF0426" w:rsidRPr="00D41945" w:rsidRDefault="008F73EB" w:rsidP="00C2152B">
      <w:pPr>
        <w:pStyle w:val="Ttulo1"/>
        <w:numPr>
          <w:ilvl w:val="0"/>
          <w:numId w:val="1"/>
        </w:numPr>
        <w:tabs>
          <w:tab w:val="left" w:pos="832"/>
          <w:tab w:val="left" w:pos="833"/>
        </w:tabs>
        <w:spacing w:before="23" w:line="276" w:lineRule="auto"/>
        <w:ind w:left="472" w:right="109" w:hanging="361"/>
        <w:jc w:val="both"/>
        <w:rPr>
          <w:b w:val="0"/>
          <w:lang w:val="es-MX"/>
        </w:rPr>
      </w:pPr>
      <w:r w:rsidRPr="00D41945">
        <w:rPr>
          <w:lang w:val="es-MX"/>
        </w:rPr>
        <w:t>Igualdad</w:t>
      </w:r>
      <w:r w:rsidRPr="00D41945">
        <w:rPr>
          <w:spacing w:val="-1"/>
          <w:lang w:val="es-MX"/>
        </w:rPr>
        <w:t xml:space="preserve"> </w:t>
      </w:r>
      <w:r w:rsidRPr="00D41945">
        <w:rPr>
          <w:lang w:val="es-MX"/>
        </w:rPr>
        <w:t>entre mujeres y hombres</w:t>
      </w:r>
      <w:r w:rsidR="00063E34" w:rsidRPr="00D41945">
        <w:rPr>
          <w:lang w:val="es-MX"/>
        </w:rPr>
        <w:t xml:space="preserve">. </w:t>
      </w:r>
      <w:r w:rsidR="00CB37AD" w:rsidRPr="00D41945">
        <w:rPr>
          <w:b w:val="0"/>
          <w:lang w:val="es-MX"/>
        </w:rPr>
        <w:t>La</w:t>
      </w:r>
      <w:r w:rsidRPr="00D41945">
        <w:rPr>
          <w:b w:val="0"/>
          <w:lang w:val="es-MX"/>
        </w:rPr>
        <w:t xml:space="preserve"> participación de mujeres y hombres pertenecientes a los pueblos indígenas,</w:t>
      </w:r>
      <w:r w:rsidRPr="00D41945">
        <w:rPr>
          <w:b w:val="0"/>
          <w:spacing w:val="1"/>
          <w:lang w:val="es-MX"/>
        </w:rPr>
        <w:t xml:space="preserve"> </w:t>
      </w:r>
      <w:r w:rsidRPr="00D41945">
        <w:rPr>
          <w:b w:val="0"/>
          <w:lang w:val="es-MX"/>
        </w:rPr>
        <w:t>debe</w:t>
      </w:r>
      <w:r w:rsidRPr="00D41945">
        <w:rPr>
          <w:b w:val="0"/>
          <w:spacing w:val="-4"/>
          <w:lang w:val="es-MX"/>
        </w:rPr>
        <w:t xml:space="preserve"> </w:t>
      </w:r>
      <w:r w:rsidRPr="00D41945">
        <w:rPr>
          <w:b w:val="0"/>
          <w:lang w:val="es-MX"/>
        </w:rPr>
        <w:t>ser</w:t>
      </w:r>
      <w:r w:rsidRPr="00D41945">
        <w:rPr>
          <w:b w:val="0"/>
          <w:spacing w:val="-4"/>
          <w:lang w:val="es-MX"/>
        </w:rPr>
        <w:t xml:space="preserve"> </w:t>
      </w:r>
      <w:r w:rsidRPr="00D41945">
        <w:rPr>
          <w:b w:val="0"/>
          <w:lang w:val="es-MX"/>
        </w:rPr>
        <w:t>en</w:t>
      </w:r>
      <w:r w:rsidRPr="00D41945">
        <w:rPr>
          <w:b w:val="0"/>
          <w:spacing w:val="-4"/>
          <w:lang w:val="es-MX"/>
        </w:rPr>
        <w:t xml:space="preserve"> </w:t>
      </w:r>
      <w:r w:rsidRPr="00D41945">
        <w:rPr>
          <w:b w:val="0"/>
          <w:lang w:val="es-MX"/>
        </w:rPr>
        <w:t>condiciones</w:t>
      </w:r>
      <w:r w:rsidRPr="00D41945">
        <w:rPr>
          <w:b w:val="0"/>
          <w:spacing w:val="-4"/>
          <w:lang w:val="es-MX"/>
        </w:rPr>
        <w:t xml:space="preserve"> </w:t>
      </w:r>
      <w:r w:rsidRPr="00D41945">
        <w:rPr>
          <w:b w:val="0"/>
          <w:lang w:val="es-MX"/>
        </w:rPr>
        <w:t>de</w:t>
      </w:r>
      <w:r w:rsidRPr="00D41945">
        <w:rPr>
          <w:b w:val="0"/>
          <w:spacing w:val="-3"/>
          <w:lang w:val="es-MX"/>
        </w:rPr>
        <w:t xml:space="preserve"> </w:t>
      </w:r>
      <w:r w:rsidRPr="00D41945">
        <w:rPr>
          <w:b w:val="0"/>
          <w:lang w:val="es-MX"/>
        </w:rPr>
        <w:t>igualdad,</w:t>
      </w:r>
      <w:r w:rsidRPr="00D41945">
        <w:rPr>
          <w:b w:val="0"/>
          <w:spacing w:val="-4"/>
          <w:lang w:val="es-MX"/>
        </w:rPr>
        <w:t xml:space="preserve"> </w:t>
      </w:r>
      <w:r w:rsidRPr="00D41945">
        <w:rPr>
          <w:b w:val="0"/>
          <w:lang w:val="es-MX"/>
        </w:rPr>
        <w:t>a</w:t>
      </w:r>
      <w:r w:rsidRPr="00D41945">
        <w:rPr>
          <w:b w:val="0"/>
          <w:spacing w:val="-4"/>
          <w:lang w:val="es-MX"/>
        </w:rPr>
        <w:t xml:space="preserve"> </w:t>
      </w:r>
      <w:r w:rsidRPr="00D41945">
        <w:rPr>
          <w:b w:val="0"/>
          <w:lang w:val="es-MX"/>
        </w:rPr>
        <w:t>fin</w:t>
      </w:r>
      <w:r w:rsidRPr="00D41945">
        <w:rPr>
          <w:b w:val="0"/>
          <w:spacing w:val="-4"/>
          <w:lang w:val="es-MX"/>
        </w:rPr>
        <w:t xml:space="preserve"> </w:t>
      </w:r>
      <w:r w:rsidRPr="00D41945">
        <w:rPr>
          <w:b w:val="0"/>
          <w:lang w:val="es-MX"/>
        </w:rPr>
        <w:t>de</w:t>
      </w:r>
      <w:r w:rsidRPr="00D41945">
        <w:rPr>
          <w:b w:val="0"/>
          <w:spacing w:val="-4"/>
          <w:lang w:val="es-MX"/>
        </w:rPr>
        <w:t xml:space="preserve"> </w:t>
      </w:r>
      <w:r w:rsidRPr="00D41945">
        <w:rPr>
          <w:b w:val="0"/>
          <w:lang w:val="es-MX"/>
        </w:rPr>
        <w:t>conocer</w:t>
      </w:r>
      <w:r w:rsidRPr="00D41945">
        <w:rPr>
          <w:b w:val="0"/>
          <w:spacing w:val="-3"/>
          <w:lang w:val="es-MX"/>
        </w:rPr>
        <w:t xml:space="preserve"> </w:t>
      </w:r>
      <w:r w:rsidRPr="00D41945">
        <w:rPr>
          <w:b w:val="0"/>
          <w:lang w:val="es-MX"/>
        </w:rPr>
        <w:t>sus</w:t>
      </w:r>
      <w:r w:rsidRPr="00D41945">
        <w:rPr>
          <w:b w:val="0"/>
          <w:spacing w:val="-4"/>
          <w:lang w:val="es-MX"/>
        </w:rPr>
        <w:t xml:space="preserve"> </w:t>
      </w:r>
      <w:r w:rsidRPr="00D41945">
        <w:rPr>
          <w:b w:val="0"/>
          <w:lang w:val="es-MX"/>
        </w:rPr>
        <w:t>opiniones</w:t>
      </w:r>
      <w:r w:rsidRPr="00D41945">
        <w:rPr>
          <w:b w:val="0"/>
          <w:spacing w:val="-4"/>
          <w:lang w:val="es-MX"/>
        </w:rPr>
        <w:t xml:space="preserve"> </w:t>
      </w:r>
      <w:r w:rsidRPr="00D41945">
        <w:rPr>
          <w:b w:val="0"/>
          <w:lang w:val="es-MX"/>
        </w:rPr>
        <w:t>y</w:t>
      </w:r>
      <w:r w:rsidRPr="00D41945">
        <w:rPr>
          <w:b w:val="0"/>
          <w:spacing w:val="-4"/>
          <w:lang w:val="es-MX"/>
        </w:rPr>
        <w:t xml:space="preserve"> </w:t>
      </w:r>
      <w:r w:rsidRPr="00D41945">
        <w:rPr>
          <w:b w:val="0"/>
          <w:lang w:val="es-MX"/>
        </w:rPr>
        <w:t>puntos</w:t>
      </w:r>
      <w:r w:rsidRPr="00D41945">
        <w:rPr>
          <w:b w:val="0"/>
          <w:spacing w:val="-4"/>
          <w:lang w:val="es-MX"/>
        </w:rPr>
        <w:t xml:space="preserve"> </w:t>
      </w:r>
      <w:r w:rsidRPr="00D41945">
        <w:rPr>
          <w:b w:val="0"/>
          <w:lang w:val="es-MX"/>
        </w:rPr>
        <w:t>de</w:t>
      </w:r>
      <w:r w:rsidRPr="00D41945">
        <w:rPr>
          <w:b w:val="0"/>
          <w:spacing w:val="-3"/>
          <w:lang w:val="es-MX"/>
        </w:rPr>
        <w:t xml:space="preserve"> </w:t>
      </w:r>
      <w:r w:rsidRPr="00D41945">
        <w:rPr>
          <w:b w:val="0"/>
          <w:lang w:val="es-MX"/>
        </w:rPr>
        <w:t>vista</w:t>
      </w:r>
      <w:r w:rsidRPr="00D41945">
        <w:rPr>
          <w:b w:val="0"/>
          <w:spacing w:val="-4"/>
          <w:lang w:val="es-MX"/>
        </w:rPr>
        <w:t xml:space="preserve"> </w:t>
      </w:r>
      <w:r w:rsidRPr="00D41945">
        <w:rPr>
          <w:b w:val="0"/>
          <w:lang w:val="es-MX"/>
        </w:rPr>
        <w:t>acerca</w:t>
      </w:r>
      <w:r w:rsidRPr="00D41945">
        <w:rPr>
          <w:b w:val="0"/>
          <w:spacing w:val="-64"/>
          <w:lang w:val="es-MX"/>
        </w:rPr>
        <w:t xml:space="preserve"> </w:t>
      </w:r>
      <w:r w:rsidRPr="00D41945">
        <w:rPr>
          <w:b w:val="0"/>
          <w:lang w:val="es-MX"/>
        </w:rPr>
        <w:t>de los diferentes temas de la consulta, sin presiones ni distingos de ningún tipo y buscando</w:t>
      </w:r>
      <w:r w:rsidRPr="00D41945">
        <w:rPr>
          <w:b w:val="0"/>
          <w:spacing w:val="1"/>
          <w:lang w:val="es-MX"/>
        </w:rPr>
        <w:t xml:space="preserve"> </w:t>
      </w:r>
      <w:r w:rsidRPr="00D41945">
        <w:rPr>
          <w:b w:val="0"/>
          <w:lang w:val="es-MX"/>
        </w:rPr>
        <w:t>siempre</w:t>
      </w:r>
      <w:r w:rsidRPr="00D41945">
        <w:rPr>
          <w:b w:val="0"/>
          <w:spacing w:val="-1"/>
          <w:lang w:val="es-MX"/>
        </w:rPr>
        <w:t xml:space="preserve"> </w:t>
      </w:r>
      <w:r w:rsidRPr="00D41945">
        <w:rPr>
          <w:b w:val="0"/>
          <w:lang w:val="es-MX"/>
        </w:rPr>
        <w:t>la forma adecuada y respetuosa de involucrarlos durante todo el proceso.</w:t>
      </w:r>
    </w:p>
    <w:p w14:paraId="432C1B40" w14:textId="77777777" w:rsidR="00EF0426" w:rsidRPr="00D41945" w:rsidRDefault="00EF0426">
      <w:pPr>
        <w:pStyle w:val="Textoindependiente"/>
        <w:spacing w:before="7"/>
        <w:rPr>
          <w:sz w:val="27"/>
          <w:lang w:val="es-MX"/>
        </w:rPr>
      </w:pPr>
    </w:p>
    <w:p w14:paraId="0E1E4231" w14:textId="77777777" w:rsidR="00EF0426" w:rsidRPr="00D41945" w:rsidRDefault="008F73EB" w:rsidP="00031ACD">
      <w:pPr>
        <w:pStyle w:val="Ttulo1"/>
        <w:numPr>
          <w:ilvl w:val="0"/>
          <w:numId w:val="9"/>
        </w:numPr>
        <w:tabs>
          <w:tab w:val="left" w:pos="832"/>
          <w:tab w:val="left" w:pos="833"/>
        </w:tabs>
        <w:spacing w:before="41" w:line="278" w:lineRule="auto"/>
        <w:ind w:left="537" w:right="109" w:hanging="361"/>
        <w:jc w:val="both"/>
        <w:rPr>
          <w:lang w:val="es-MX"/>
        </w:rPr>
      </w:pPr>
      <w:r w:rsidRPr="00D41945">
        <w:rPr>
          <w:lang w:val="es-MX"/>
        </w:rPr>
        <w:t>Deber</w:t>
      </w:r>
      <w:r w:rsidRPr="00D41945">
        <w:rPr>
          <w:spacing w:val="-2"/>
          <w:lang w:val="es-MX"/>
        </w:rPr>
        <w:t xml:space="preserve"> </w:t>
      </w:r>
      <w:r w:rsidRPr="00D41945">
        <w:rPr>
          <w:lang w:val="es-MX"/>
        </w:rPr>
        <w:t>de</w:t>
      </w:r>
      <w:r w:rsidRPr="00D41945">
        <w:rPr>
          <w:spacing w:val="-1"/>
          <w:lang w:val="es-MX"/>
        </w:rPr>
        <w:t xml:space="preserve"> </w:t>
      </w:r>
      <w:r w:rsidRPr="00D41945">
        <w:rPr>
          <w:lang w:val="es-MX"/>
        </w:rPr>
        <w:t>acomodo</w:t>
      </w:r>
      <w:r w:rsidR="00063E34" w:rsidRPr="00D41945">
        <w:rPr>
          <w:lang w:val="es-MX"/>
        </w:rPr>
        <w:t xml:space="preserve">. </w:t>
      </w:r>
      <w:r w:rsidRPr="00D41945">
        <w:rPr>
          <w:b w:val="0"/>
          <w:lang w:val="es-MX"/>
        </w:rPr>
        <w:t>Es</w:t>
      </w:r>
      <w:r w:rsidRPr="00D41945">
        <w:rPr>
          <w:b w:val="0"/>
          <w:spacing w:val="1"/>
          <w:lang w:val="es-MX"/>
        </w:rPr>
        <w:t xml:space="preserve"> </w:t>
      </w:r>
      <w:r w:rsidRPr="00D41945">
        <w:rPr>
          <w:b w:val="0"/>
          <w:lang w:val="es-MX"/>
        </w:rPr>
        <w:t>deber</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la</w:t>
      </w:r>
      <w:r w:rsidRPr="00D41945">
        <w:rPr>
          <w:b w:val="0"/>
          <w:spacing w:val="1"/>
          <w:lang w:val="es-MX"/>
        </w:rPr>
        <w:t xml:space="preserve"> </w:t>
      </w:r>
      <w:r w:rsidRPr="00D41945">
        <w:rPr>
          <w:b w:val="0"/>
          <w:lang w:val="es-MX"/>
        </w:rPr>
        <w:t>Autoridad</w:t>
      </w:r>
      <w:r w:rsidRPr="00D41945">
        <w:rPr>
          <w:b w:val="0"/>
          <w:spacing w:val="1"/>
          <w:lang w:val="es-MX"/>
        </w:rPr>
        <w:t xml:space="preserve"> </w:t>
      </w:r>
      <w:r w:rsidRPr="00D41945">
        <w:rPr>
          <w:b w:val="0"/>
          <w:lang w:val="es-MX"/>
        </w:rPr>
        <w:t>Responsable</w:t>
      </w:r>
      <w:r w:rsidRPr="00D41945">
        <w:rPr>
          <w:b w:val="0"/>
          <w:spacing w:val="1"/>
          <w:lang w:val="es-MX"/>
        </w:rPr>
        <w:t xml:space="preserve"> </w:t>
      </w:r>
      <w:r w:rsidRPr="00D41945">
        <w:rPr>
          <w:b w:val="0"/>
          <w:lang w:val="es-MX"/>
        </w:rPr>
        <w:t>respetar</w:t>
      </w:r>
      <w:r w:rsidRPr="00D41945">
        <w:rPr>
          <w:b w:val="0"/>
          <w:spacing w:val="1"/>
          <w:lang w:val="es-MX"/>
        </w:rPr>
        <w:t xml:space="preserve"> </w:t>
      </w:r>
      <w:r w:rsidRPr="00D41945">
        <w:rPr>
          <w:b w:val="0"/>
          <w:lang w:val="es-MX"/>
        </w:rPr>
        <w:t>los</w:t>
      </w:r>
      <w:r w:rsidRPr="00D41945">
        <w:rPr>
          <w:b w:val="0"/>
          <w:spacing w:val="1"/>
          <w:lang w:val="es-MX"/>
        </w:rPr>
        <w:t xml:space="preserve"> </w:t>
      </w:r>
      <w:r w:rsidRPr="00D41945">
        <w:rPr>
          <w:b w:val="0"/>
          <w:lang w:val="es-MX"/>
        </w:rPr>
        <w:t>resultados</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la</w:t>
      </w:r>
      <w:r w:rsidRPr="00D41945">
        <w:rPr>
          <w:b w:val="0"/>
          <w:spacing w:val="1"/>
          <w:lang w:val="es-MX"/>
        </w:rPr>
        <w:t xml:space="preserve"> </w:t>
      </w:r>
      <w:r w:rsidRPr="00D41945">
        <w:rPr>
          <w:b w:val="0"/>
          <w:lang w:val="es-MX"/>
        </w:rPr>
        <w:t>consulta,</w:t>
      </w:r>
      <w:r w:rsidRPr="00D41945">
        <w:rPr>
          <w:b w:val="0"/>
          <w:spacing w:val="1"/>
          <w:lang w:val="es-MX"/>
        </w:rPr>
        <w:t xml:space="preserve"> </w:t>
      </w:r>
      <w:r w:rsidRPr="00D41945">
        <w:rPr>
          <w:b w:val="0"/>
          <w:lang w:val="es-MX"/>
        </w:rPr>
        <w:t>en</w:t>
      </w:r>
      <w:r w:rsidRPr="00D41945">
        <w:rPr>
          <w:b w:val="0"/>
          <w:spacing w:val="1"/>
          <w:lang w:val="es-MX"/>
        </w:rPr>
        <w:t xml:space="preserve"> </w:t>
      </w:r>
      <w:r w:rsidR="00CB37AD" w:rsidRPr="00D41945">
        <w:rPr>
          <w:b w:val="0"/>
          <w:lang w:val="es-MX"/>
        </w:rPr>
        <w:t>consecuencia,</w:t>
      </w:r>
      <w:r w:rsidRPr="00D41945">
        <w:rPr>
          <w:b w:val="0"/>
          <w:lang w:val="es-MX"/>
        </w:rPr>
        <w:t xml:space="preserve"> la medida deberá ajustarse, adecuarse o incluso cancelarse, tomando en</w:t>
      </w:r>
      <w:r w:rsidRPr="00D41945">
        <w:rPr>
          <w:b w:val="0"/>
          <w:spacing w:val="1"/>
          <w:lang w:val="es-MX"/>
        </w:rPr>
        <w:t xml:space="preserve"> </w:t>
      </w:r>
      <w:r w:rsidRPr="00D41945">
        <w:rPr>
          <w:b w:val="0"/>
          <w:lang w:val="es-MX"/>
        </w:rPr>
        <w:t>consideración</w:t>
      </w:r>
      <w:r w:rsidRPr="00D41945">
        <w:rPr>
          <w:b w:val="0"/>
          <w:spacing w:val="-1"/>
          <w:lang w:val="es-MX"/>
        </w:rPr>
        <w:t xml:space="preserve"> </w:t>
      </w:r>
      <w:r w:rsidRPr="00D41945">
        <w:rPr>
          <w:b w:val="0"/>
          <w:lang w:val="es-MX"/>
        </w:rPr>
        <w:t>los distintos</w:t>
      </w:r>
      <w:r w:rsidRPr="00D41945">
        <w:rPr>
          <w:b w:val="0"/>
          <w:spacing w:val="-1"/>
          <w:lang w:val="es-MX"/>
        </w:rPr>
        <w:t xml:space="preserve"> </w:t>
      </w:r>
      <w:r w:rsidRPr="00D41945">
        <w:rPr>
          <w:b w:val="0"/>
          <w:lang w:val="es-MX"/>
        </w:rPr>
        <w:t>derechos e intereses de las partes.</w:t>
      </w:r>
    </w:p>
    <w:p w14:paraId="39DE0068" w14:textId="77777777" w:rsidR="00EF0426" w:rsidRPr="00D41945" w:rsidRDefault="00EF0426">
      <w:pPr>
        <w:pStyle w:val="Textoindependiente"/>
        <w:spacing w:before="1"/>
        <w:rPr>
          <w:sz w:val="27"/>
          <w:lang w:val="es-MX"/>
        </w:rPr>
      </w:pPr>
    </w:p>
    <w:p w14:paraId="14C26EE0" w14:textId="77777777" w:rsidR="00EF0426" w:rsidRPr="00D41945" w:rsidRDefault="008F73EB" w:rsidP="004016A9">
      <w:pPr>
        <w:pStyle w:val="Ttulo1"/>
        <w:numPr>
          <w:ilvl w:val="0"/>
          <w:numId w:val="8"/>
        </w:numPr>
        <w:tabs>
          <w:tab w:val="left" w:pos="899"/>
          <w:tab w:val="left" w:pos="900"/>
        </w:tabs>
        <w:spacing w:before="41" w:line="276" w:lineRule="auto"/>
        <w:ind w:left="537" w:right="109" w:hanging="428"/>
        <w:jc w:val="both"/>
        <w:rPr>
          <w:b w:val="0"/>
          <w:lang w:val="es-MX"/>
        </w:rPr>
      </w:pPr>
      <w:r w:rsidRPr="00D41945">
        <w:rPr>
          <w:lang w:val="es-MX"/>
        </w:rPr>
        <w:t>Deber</w:t>
      </w:r>
      <w:r w:rsidRPr="00D41945">
        <w:rPr>
          <w:spacing w:val="-1"/>
          <w:lang w:val="es-MX"/>
        </w:rPr>
        <w:t xml:space="preserve"> </w:t>
      </w:r>
      <w:r w:rsidRPr="00D41945">
        <w:rPr>
          <w:lang w:val="es-MX"/>
        </w:rPr>
        <w:t>de adoptar decisiones razonadas</w:t>
      </w:r>
      <w:r w:rsidR="00063E34" w:rsidRPr="00D41945">
        <w:rPr>
          <w:lang w:val="es-MX"/>
        </w:rPr>
        <w:t xml:space="preserve">. </w:t>
      </w:r>
      <w:r w:rsidRPr="00D41945">
        <w:rPr>
          <w:b w:val="0"/>
          <w:lang w:val="es-MX"/>
        </w:rPr>
        <w:t>La Autoridad Responsable deberá adoptar decisiones razonadas y fundamentadas que</w:t>
      </w:r>
      <w:r w:rsidRPr="00D41945">
        <w:rPr>
          <w:b w:val="0"/>
          <w:spacing w:val="1"/>
          <w:lang w:val="es-MX"/>
        </w:rPr>
        <w:t xml:space="preserve"> </w:t>
      </w:r>
      <w:r w:rsidRPr="00D41945">
        <w:rPr>
          <w:b w:val="0"/>
          <w:lang w:val="es-MX"/>
        </w:rPr>
        <w:t>aseguren</w:t>
      </w:r>
      <w:r w:rsidRPr="00D41945">
        <w:rPr>
          <w:b w:val="0"/>
          <w:spacing w:val="1"/>
          <w:lang w:val="es-MX"/>
        </w:rPr>
        <w:t xml:space="preserve"> </w:t>
      </w:r>
      <w:r w:rsidRPr="00D41945">
        <w:rPr>
          <w:b w:val="0"/>
          <w:lang w:val="es-MX"/>
        </w:rPr>
        <w:t>la</w:t>
      </w:r>
      <w:r w:rsidRPr="00D41945">
        <w:rPr>
          <w:b w:val="0"/>
          <w:spacing w:val="1"/>
          <w:lang w:val="es-MX"/>
        </w:rPr>
        <w:t xml:space="preserve"> </w:t>
      </w:r>
      <w:r w:rsidRPr="00D41945">
        <w:rPr>
          <w:b w:val="0"/>
          <w:lang w:val="es-MX"/>
        </w:rPr>
        <w:t>existencia</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continuidad</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los</w:t>
      </w:r>
      <w:r w:rsidRPr="00D41945">
        <w:rPr>
          <w:b w:val="0"/>
          <w:spacing w:val="1"/>
          <w:lang w:val="es-MX"/>
        </w:rPr>
        <w:t xml:space="preserve"> </w:t>
      </w:r>
      <w:r w:rsidRPr="00D41945">
        <w:rPr>
          <w:b w:val="0"/>
          <w:lang w:val="es-MX"/>
        </w:rPr>
        <w:t>pueblos</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comunidades</w:t>
      </w:r>
      <w:r w:rsidRPr="00D41945">
        <w:rPr>
          <w:b w:val="0"/>
          <w:spacing w:val="1"/>
          <w:lang w:val="es-MX"/>
        </w:rPr>
        <w:t xml:space="preserve"> </w:t>
      </w:r>
      <w:r w:rsidRPr="00D41945">
        <w:rPr>
          <w:b w:val="0"/>
          <w:lang w:val="es-MX"/>
        </w:rPr>
        <w:t>indígenas</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afromexicanas,</w:t>
      </w:r>
      <w:r w:rsidRPr="00D41945">
        <w:rPr>
          <w:b w:val="0"/>
          <w:spacing w:val="-2"/>
          <w:lang w:val="es-MX"/>
        </w:rPr>
        <w:t xml:space="preserve"> </w:t>
      </w:r>
      <w:r w:rsidRPr="00D41945">
        <w:rPr>
          <w:b w:val="0"/>
          <w:lang w:val="es-MX"/>
        </w:rPr>
        <w:t>garantizando sus derechos fundamentales.</w:t>
      </w:r>
    </w:p>
    <w:p w14:paraId="022439BB" w14:textId="77777777" w:rsidR="00EF0426" w:rsidRPr="00D41945" w:rsidRDefault="00EF0426">
      <w:pPr>
        <w:pStyle w:val="Textoindependiente"/>
        <w:spacing w:before="4"/>
        <w:rPr>
          <w:sz w:val="27"/>
          <w:lang w:val="es-MX"/>
        </w:rPr>
      </w:pPr>
    </w:p>
    <w:p w14:paraId="42C770CF" w14:textId="77777777" w:rsidR="00EF0426" w:rsidRPr="00D41945" w:rsidRDefault="008F73EB" w:rsidP="00577BC3">
      <w:pPr>
        <w:pStyle w:val="Ttulo1"/>
        <w:numPr>
          <w:ilvl w:val="0"/>
          <w:numId w:val="7"/>
        </w:numPr>
        <w:tabs>
          <w:tab w:val="left" w:pos="832"/>
          <w:tab w:val="left" w:pos="833"/>
        </w:tabs>
        <w:spacing w:before="45" w:line="276" w:lineRule="auto"/>
        <w:ind w:left="537" w:right="109" w:hanging="361"/>
        <w:jc w:val="both"/>
        <w:rPr>
          <w:b w:val="0"/>
          <w:lang w:val="es-MX"/>
        </w:rPr>
      </w:pPr>
      <w:r w:rsidRPr="00D41945">
        <w:rPr>
          <w:lang w:val="es-MX"/>
        </w:rPr>
        <w:lastRenderedPageBreak/>
        <w:t>Transparencia</w:t>
      </w:r>
      <w:r w:rsidR="00063E34" w:rsidRPr="00D41945">
        <w:rPr>
          <w:lang w:val="es-MX"/>
        </w:rPr>
        <w:t xml:space="preserve">. </w:t>
      </w:r>
      <w:r w:rsidRPr="00D41945">
        <w:rPr>
          <w:b w:val="0"/>
          <w:lang w:val="es-MX"/>
        </w:rPr>
        <w:t>Debe entenderse como la exigencia de hacer pública y accesible la información del proceso</w:t>
      </w:r>
      <w:r w:rsidRPr="00D41945">
        <w:rPr>
          <w:b w:val="0"/>
          <w:spacing w:val="-64"/>
          <w:lang w:val="es-MX"/>
        </w:rPr>
        <w:t xml:space="preserve"> </w:t>
      </w:r>
      <w:r w:rsidRPr="00D41945">
        <w:rPr>
          <w:b w:val="0"/>
          <w:lang w:val="es-MX"/>
        </w:rPr>
        <w:t>de consulta y sus resultados.</w:t>
      </w:r>
    </w:p>
    <w:p w14:paraId="783F7FAD" w14:textId="77777777" w:rsidR="00EF0426" w:rsidRPr="00D41945" w:rsidRDefault="00EF0426">
      <w:pPr>
        <w:pStyle w:val="Textoindependiente"/>
        <w:spacing w:before="5"/>
        <w:rPr>
          <w:sz w:val="27"/>
          <w:lang w:val="es-MX"/>
        </w:rPr>
      </w:pPr>
    </w:p>
    <w:p w14:paraId="371215D2" w14:textId="77777777" w:rsidR="00EF0426" w:rsidRPr="00D41945" w:rsidRDefault="008F73EB" w:rsidP="00CB37AD">
      <w:pPr>
        <w:pStyle w:val="Ttulo1"/>
        <w:tabs>
          <w:tab w:val="left" w:pos="514"/>
        </w:tabs>
        <w:ind w:left="0" w:firstLine="0"/>
        <w:rPr>
          <w:lang w:val="es-MX"/>
        </w:rPr>
      </w:pPr>
      <w:r w:rsidRPr="00D41945">
        <w:rPr>
          <w:lang w:val="es-MX"/>
        </w:rPr>
        <w:t>Actores</w:t>
      </w:r>
      <w:r w:rsidRPr="00D41945">
        <w:rPr>
          <w:spacing w:val="-1"/>
          <w:lang w:val="es-MX"/>
        </w:rPr>
        <w:t xml:space="preserve"> </w:t>
      </w:r>
      <w:r w:rsidRPr="00D41945">
        <w:rPr>
          <w:lang w:val="es-MX"/>
        </w:rPr>
        <w:t>de la</w:t>
      </w:r>
      <w:r w:rsidRPr="00D41945">
        <w:rPr>
          <w:spacing w:val="-1"/>
          <w:lang w:val="es-MX"/>
        </w:rPr>
        <w:t xml:space="preserve"> </w:t>
      </w:r>
      <w:r w:rsidRPr="00D41945">
        <w:rPr>
          <w:lang w:val="es-MX"/>
        </w:rPr>
        <w:t>Consulta.</w:t>
      </w:r>
    </w:p>
    <w:p w14:paraId="4BDBEA70" w14:textId="77777777" w:rsidR="00EF0426" w:rsidRPr="00D41945" w:rsidRDefault="00EF0426">
      <w:pPr>
        <w:pStyle w:val="Textoindependiente"/>
        <w:spacing w:before="1"/>
        <w:rPr>
          <w:rFonts w:ascii="Arial"/>
          <w:b/>
          <w:sz w:val="31"/>
          <w:lang w:val="es-MX"/>
        </w:rPr>
      </w:pPr>
    </w:p>
    <w:p w14:paraId="4EBD99A9" w14:textId="77777777" w:rsidR="00EF0426" w:rsidRPr="00D41945" w:rsidRDefault="008F73EB" w:rsidP="00956FFA">
      <w:pPr>
        <w:pStyle w:val="Prrafodelista"/>
        <w:numPr>
          <w:ilvl w:val="0"/>
          <w:numId w:val="6"/>
        </w:numPr>
        <w:tabs>
          <w:tab w:val="left" w:pos="833"/>
        </w:tabs>
        <w:spacing w:before="40" w:line="276" w:lineRule="auto"/>
        <w:ind w:left="472" w:right="109" w:hanging="361"/>
        <w:jc w:val="both"/>
        <w:rPr>
          <w:lang w:val="es-MX"/>
        </w:rPr>
      </w:pPr>
      <w:r w:rsidRPr="00D41945">
        <w:rPr>
          <w:b/>
          <w:sz w:val="24"/>
          <w:lang w:val="es-MX"/>
        </w:rPr>
        <w:t>Autoridades</w:t>
      </w:r>
      <w:r w:rsidRPr="00D41945">
        <w:rPr>
          <w:b/>
          <w:spacing w:val="-1"/>
          <w:sz w:val="24"/>
          <w:lang w:val="es-MX"/>
        </w:rPr>
        <w:t xml:space="preserve"> </w:t>
      </w:r>
      <w:r w:rsidRPr="00D41945">
        <w:rPr>
          <w:b/>
          <w:sz w:val="24"/>
          <w:lang w:val="es-MX"/>
        </w:rPr>
        <w:t>Responsables.</w:t>
      </w:r>
      <w:r w:rsidR="00063E34" w:rsidRPr="00D41945">
        <w:rPr>
          <w:b/>
          <w:sz w:val="24"/>
          <w:lang w:val="es-MX"/>
        </w:rPr>
        <w:t xml:space="preserve"> </w:t>
      </w:r>
      <w:r w:rsidR="00080E8E" w:rsidRPr="00D41945">
        <w:rPr>
          <w:lang w:val="es-MX"/>
        </w:rPr>
        <w:t xml:space="preserve">El Honorable </w:t>
      </w:r>
      <w:r w:rsidRPr="00D41945">
        <w:rPr>
          <w:lang w:val="es-MX"/>
        </w:rPr>
        <w:t>Congreso del Estado de Puebla por conducto de la Comisión de Pueblos Indígenas</w:t>
      </w:r>
      <w:r w:rsidRPr="00D41945">
        <w:rPr>
          <w:spacing w:val="1"/>
          <w:lang w:val="es-MX"/>
        </w:rPr>
        <w:t xml:space="preserve"> </w:t>
      </w:r>
      <w:r w:rsidRPr="00D41945">
        <w:rPr>
          <w:lang w:val="es-MX"/>
        </w:rPr>
        <w:t>y</w:t>
      </w:r>
      <w:r w:rsidRPr="00D41945">
        <w:rPr>
          <w:spacing w:val="-1"/>
          <w:lang w:val="es-MX"/>
        </w:rPr>
        <w:t xml:space="preserve"> </w:t>
      </w:r>
      <w:r w:rsidR="00080E8E" w:rsidRPr="00D41945">
        <w:rPr>
          <w:lang w:val="es-MX"/>
        </w:rPr>
        <w:t>la Comisión de Educación.</w:t>
      </w:r>
    </w:p>
    <w:p w14:paraId="5ABCD377" w14:textId="77777777" w:rsidR="00EF0426" w:rsidRPr="00D41945" w:rsidRDefault="00EF0426">
      <w:pPr>
        <w:pStyle w:val="Textoindependiente"/>
        <w:spacing w:before="10"/>
        <w:rPr>
          <w:sz w:val="27"/>
          <w:lang w:val="es-MX"/>
        </w:rPr>
      </w:pPr>
    </w:p>
    <w:p w14:paraId="19096BBA" w14:textId="77777777" w:rsidR="00EF0426" w:rsidRPr="00D41945" w:rsidRDefault="008F73EB" w:rsidP="009A490F">
      <w:pPr>
        <w:pStyle w:val="Ttulo1"/>
        <w:numPr>
          <w:ilvl w:val="0"/>
          <w:numId w:val="6"/>
        </w:numPr>
        <w:tabs>
          <w:tab w:val="left" w:pos="833"/>
        </w:tabs>
        <w:spacing w:before="41" w:line="276" w:lineRule="auto"/>
        <w:ind w:left="472" w:right="109" w:hanging="361"/>
        <w:jc w:val="both"/>
        <w:rPr>
          <w:b w:val="0"/>
          <w:lang w:val="es-MX"/>
        </w:rPr>
      </w:pPr>
      <w:r w:rsidRPr="00D41945">
        <w:rPr>
          <w:lang w:val="es-MX"/>
        </w:rPr>
        <w:t>Sujetos</w:t>
      </w:r>
      <w:r w:rsidRPr="00D41945">
        <w:rPr>
          <w:spacing w:val="-1"/>
          <w:lang w:val="es-MX"/>
        </w:rPr>
        <w:t xml:space="preserve"> </w:t>
      </w:r>
      <w:r w:rsidRPr="00D41945">
        <w:rPr>
          <w:lang w:val="es-MX"/>
        </w:rPr>
        <w:t>consultados.</w:t>
      </w:r>
      <w:r w:rsidR="00063E34" w:rsidRPr="00D41945">
        <w:rPr>
          <w:lang w:val="es-MX"/>
        </w:rPr>
        <w:t xml:space="preserve"> </w:t>
      </w:r>
      <w:r w:rsidR="00080E8E" w:rsidRPr="00D41945">
        <w:rPr>
          <w:b w:val="0"/>
          <w:lang w:val="es-MX"/>
        </w:rPr>
        <w:t>L</w:t>
      </w:r>
      <w:r w:rsidRPr="00D41945">
        <w:rPr>
          <w:b w:val="0"/>
          <w:lang w:val="es-MX"/>
        </w:rPr>
        <w:t xml:space="preserve">os pueblos y comunidades indígenas </w:t>
      </w:r>
      <w:proofErr w:type="spellStart"/>
      <w:r w:rsidRPr="00D41945">
        <w:rPr>
          <w:b w:val="0"/>
          <w:lang w:val="es-MX"/>
        </w:rPr>
        <w:t>náhuas</w:t>
      </w:r>
      <w:proofErr w:type="spellEnd"/>
      <w:r w:rsidRPr="00D41945">
        <w:rPr>
          <w:b w:val="0"/>
          <w:lang w:val="es-MX"/>
        </w:rPr>
        <w:t xml:space="preserve">, </w:t>
      </w:r>
      <w:proofErr w:type="spellStart"/>
      <w:r w:rsidRPr="00D41945">
        <w:rPr>
          <w:b w:val="0"/>
          <w:lang w:val="es-MX"/>
        </w:rPr>
        <w:t>tutunakuj</w:t>
      </w:r>
      <w:proofErr w:type="spellEnd"/>
      <w:r w:rsidRPr="00D41945">
        <w:rPr>
          <w:b w:val="0"/>
          <w:lang w:val="es-MX"/>
        </w:rPr>
        <w:t xml:space="preserve"> o totonacas,</w:t>
      </w:r>
      <w:r w:rsidRPr="00D41945">
        <w:rPr>
          <w:b w:val="0"/>
          <w:spacing w:val="1"/>
          <w:lang w:val="es-MX"/>
        </w:rPr>
        <w:t xml:space="preserve"> </w:t>
      </w:r>
      <w:proofErr w:type="spellStart"/>
      <w:r w:rsidRPr="00D41945">
        <w:rPr>
          <w:b w:val="0"/>
          <w:lang w:val="es-MX"/>
        </w:rPr>
        <w:t>ñuu</w:t>
      </w:r>
      <w:proofErr w:type="spellEnd"/>
      <w:r w:rsidRPr="00D41945">
        <w:rPr>
          <w:b w:val="0"/>
          <w:spacing w:val="-10"/>
          <w:lang w:val="es-MX"/>
        </w:rPr>
        <w:t xml:space="preserve"> </w:t>
      </w:r>
      <w:proofErr w:type="spellStart"/>
      <w:r w:rsidRPr="00D41945">
        <w:rPr>
          <w:b w:val="0"/>
          <w:lang w:val="es-MX"/>
        </w:rPr>
        <w:t>savi</w:t>
      </w:r>
      <w:proofErr w:type="spellEnd"/>
      <w:r w:rsidRPr="00D41945">
        <w:rPr>
          <w:b w:val="0"/>
          <w:spacing w:val="-9"/>
          <w:lang w:val="es-MX"/>
        </w:rPr>
        <w:t xml:space="preserve"> </w:t>
      </w:r>
      <w:r w:rsidRPr="00D41945">
        <w:rPr>
          <w:b w:val="0"/>
          <w:lang w:val="es-MX"/>
        </w:rPr>
        <w:t>o</w:t>
      </w:r>
      <w:r w:rsidRPr="00D41945">
        <w:rPr>
          <w:b w:val="0"/>
          <w:spacing w:val="-9"/>
          <w:lang w:val="es-MX"/>
        </w:rPr>
        <w:t xml:space="preserve"> </w:t>
      </w:r>
      <w:r w:rsidRPr="00D41945">
        <w:rPr>
          <w:b w:val="0"/>
          <w:lang w:val="es-MX"/>
        </w:rPr>
        <w:t>mixtecas,</w:t>
      </w:r>
      <w:r w:rsidRPr="00D41945">
        <w:rPr>
          <w:b w:val="0"/>
          <w:spacing w:val="-9"/>
          <w:lang w:val="es-MX"/>
        </w:rPr>
        <w:t xml:space="preserve"> </w:t>
      </w:r>
      <w:proofErr w:type="spellStart"/>
      <w:r w:rsidRPr="00D41945">
        <w:rPr>
          <w:b w:val="0"/>
          <w:lang w:val="es-MX"/>
        </w:rPr>
        <w:t>hamaispini</w:t>
      </w:r>
      <w:proofErr w:type="spellEnd"/>
      <w:r w:rsidRPr="00D41945">
        <w:rPr>
          <w:b w:val="0"/>
          <w:spacing w:val="-9"/>
          <w:lang w:val="es-MX"/>
        </w:rPr>
        <w:t xml:space="preserve"> </w:t>
      </w:r>
      <w:r w:rsidRPr="00D41945">
        <w:rPr>
          <w:b w:val="0"/>
          <w:lang w:val="es-MX"/>
        </w:rPr>
        <w:t>o</w:t>
      </w:r>
      <w:r w:rsidRPr="00D41945">
        <w:rPr>
          <w:b w:val="0"/>
          <w:spacing w:val="-9"/>
          <w:lang w:val="es-MX"/>
        </w:rPr>
        <w:t xml:space="preserve"> </w:t>
      </w:r>
      <w:r w:rsidRPr="00D41945">
        <w:rPr>
          <w:b w:val="0"/>
          <w:lang w:val="es-MX"/>
        </w:rPr>
        <w:t>tepehuas,</w:t>
      </w:r>
      <w:r w:rsidRPr="00D41945">
        <w:rPr>
          <w:b w:val="0"/>
          <w:spacing w:val="-9"/>
          <w:lang w:val="es-MX"/>
        </w:rPr>
        <w:t xml:space="preserve"> </w:t>
      </w:r>
      <w:proofErr w:type="spellStart"/>
      <w:r w:rsidRPr="00D41945">
        <w:rPr>
          <w:b w:val="0"/>
          <w:lang w:val="es-MX"/>
        </w:rPr>
        <w:t>hñähñü</w:t>
      </w:r>
      <w:proofErr w:type="spellEnd"/>
      <w:r w:rsidRPr="00D41945">
        <w:rPr>
          <w:b w:val="0"/>
          <w:spacing w:val="-9"/>
          <w:lang w:val="es-MX"/>
        </w:rPr>
        <w:t xml:space="preserve"> </w:t>
      </w:r>
      <w:r w:rsidRPr="00D41945">
        <w:rPr>
          <w:b w:val="0"/>
          <w:lang w:val="es-MX"/>
        </w:rPr>
        <w:t>u</w:t>
      </w:r>
      <w:r w:rsidRPr="00D41945">
        <w:rPr>
          <w:b w:val="0"/>
          <w:spacing w:val="-9"/>
          <w:lang w:val="es-MX"/>
        </w:rPr>
        <w:t xml:space="preserve"> </w:t>
      </w:r>
      <w:r w:rsidRPr="00D41945">
        <w:rPr>
          <w:b w:val="0"/>
          <w:lang w:val="es-MX"/>
        </w:rPr>
        <w:t>otomíes,</w:t>
      </w:r>
      <w:r w:rsidRPr="00D41945">
        <w:rPr>
          <w:b w:val="0"/>
          <w:spacing w:val="-9"/>
          <w:lang w:val="es-MX"/>
        </w:rPr>
        <w:t xml:space="preserve"> </w:t>
      </w:r>
      <w:proofErr w:type="spellStart"/>
      <w:r w:rsidRPr="00D41945">
        <w:rPr>
          <w:b w:val="0"/>
          <w:lang w:val="es-MX"/>
        </w:rPr>
        <w:t>n’guiva</w:t>
      </w:r>
      <w:proofErr w:type="spellEnd"/>
      <w:r w:rsidRPr="00D41945">
        <w:rPr>
          <w:b w:val="0"/>
          <w:spacing w:val="-9"/>
          <w:lang w:val="es-MX"/>
        </w:rPr>
        <w:t xml:space="preserve"> </w:t>
      </w:r>
      <w:r w:rsidRPr="00D41945">
        <w:rPr>
          <w:b w:val="0"/>
          <w:lang w:val="es-MX"/>
        </w:rPr>
        <w:t>o</w:t>
      </w:r>
      <w:r w:rsidRPr="00D41945">
        <w:rPr>
          <w:b w:val="0"/>
          <w:spacing w:val="-9"/>
          <w:lang w:val="es-MX"/>
        </w:rPr>
        <w:t xml:space="preserve"> </w:t>
      </w:r>
      <w:proofErr w:type="spellStart"/>
      <w:r w:rsidRPr="00D41945">
        <w:rPr>
          <w:b w:val="0"/>
          <w:lang w:val="es-MX"/>
        </w:rPr>
        <w:t>popolocas</w:t>
      </w:r>
      <w:proofErr w:type="spellEnd"/>
      <w:r w:rsidRPr="00D41945">
        <w:rPr>
          <w:b w:val="0"/>
          <w:lang w:val="es-MX"/>
        </w:rPr>
        <w:t>,</w:t>
      </w:r>
      <w:r w:rsidRPr="00D41945">
        <w:rPr>
          <w:b w:val="0"/>
          <w:spacing w:val="-9"/>
          <w:lang w:val="es-MX"/>
        </w:rPr>
        <w:t xml:space="preserve"> </w:t>
      </w:r>
      <w:r w:rsidRPr="00D41945">
        <w:rPr>
          <w:b w:val="0"/>
          <w:lang w:val="es-MX"/>
        </w:rPr>
        <w:t>ha</w:t>
      </w:r>
      <w:r w:rsidRPr="00D41945">
        <w:rPr>
          <w:b w:val="0"/>
          <w:spacing w:val="-10"/>
          <w:lang w:val="es-MX"/>
        </w:rPr>
        <w:t xml:space="preserve"> </w:t>
      </w:r>
      <w:proofErr w:type="spellStart"/>
      <w:r w:rsidRPr="00D41945">
        <w:rPr>
          <w:b w:val="0"/>
          <w:lang w:val="es-MX"/>
        </w:rPr>
        <w:t>shuta</w:t>
      </w:r>
      <w:proofErr w:type="spellEnd"/>
      <w:r w:rsidR="00080E8E" w:rsidRPr="00D41945">
        <w:rPr>
          <w:b w:val="0"/>
          <w:lang w:val="es-MX"/>
        </w:rPr>
        <w:t xml:space="preserve"> </w:t>
      </w:r>
      <w:proofErr w:type="spellStart"/>
      <w:r w:rsidRPr="00D41945">
        <w:rPr>
          <w:b w:val="0"/>
          <w:lang w:val="es-MX"/>
        </w:rPr>
        <w:t>enima</w:t>
      </w:r>
      <w:proofErr w:type="spellEnd"/>
      <w:r w:rsidRPr="00D41945">
        <w:rPr>
          <w:b w:val="0"/>
          <w:lang w:val="es-MX"/>
        </w:rPr>
        <w:t xml:space="preserve"> o mazatecas, y el pueblo afromexicano; a través de sus autoridades e instituciones</w:t>
      </w:r>
      <w:r w:rsidRPr="00D41945">
        <w:rPr>
          <w:b w:val="0"/>
          <w:spacing w:val="1"/>
          <w:lang w:val="es-MX"/>
        </w:rPr>
        <w:t xml:space="preserve"> </w:t>
      </w:r>
      <w:r w:rsidRPr="00D41945">
        <w:rPr>
          <w:b w:val="0"/>
          <w:lang w:val="es-MX"/>
        </w:rPr>
        <w:t>representativas,</w:t>
      </w:r>
      <w:r w:rsidRPr="00D41945">
        <w:rPr>
          <w:b w:val="0"/>
          <w:spacing w:val="-2"/>
          <w:lang w:val="es-MX"/>
        </w:rPr>
        <w:t xml:space="preserve"> </w:t>
      </w:r>
      <w:r w:rsidRPr="00D41945">
        <w:rPr>
          <w:b w:val="0"/>
          <w:lang w:val="es-MX"/>
        </w:rPr>
        <w:t>dando una importancia estratégica a la participación</w:t>
      </w:r>
      <w:r w:rsidRPr="00D41945">
        <w:rPr>
          <w:b w:val="0"/>
          <w:spacing w:val="-1"/>
          <w:lang w:val="es-MX"/>
        </w:rPr>
        <w:t xml:space="preserve"> </w:t>
      </w:r>
      <w:r w:rsidRPr="00D41945">
        <w:rPr>
          <w:b w:val="0"/>
          <w:lang w:val="es-MX"/>
        </w:rPr>
        <w:t>de las mujeres.</w:t>
      </w:r>
    </w:p>
    <w:p w14:paraId="19767CD7" w14:textId="77777777" w:rsidR="00EF0426" w:rsidRPr="00D41945" w:rsidRDefault="00EF0426">
      <w:pPr>
        <w:pStyle w:val="Textoindependiente"/>
        <w:spacing w:before="5"/>
        <w:rPr>
          <w:sz w:val="27"/>
          <w:lang w:val="es-MX"/>
        </w:rPr>
      </w:pPr>
    </w:p>
    <w:p w14:paraId="719FF568" w14:textId="77777777" w:rsidR="00EF0426" w:rsidRPr="00D41945" w:rsidRDefault="008F73EB" w:rsidP="00FA715F">
      <w:pPr>
        <w:pStyle w:val="Ttulo1"/>
        <w:numPr>
          <w:ilvl w:val="0"/>
          <w:numId w:val="6"/>
        </w:numPr>
        <w:tabs>
          <w:tab w:val="left" w:pos="833"/>
        </w:tabs>
        <w:spacing w:before="4" w:line="276" w:lineRule="auto"/>
        <w:ind w:left="472" w:right="109" w:hanging="361"/>
        <w:jc w:val="both"/>
        <w:rPr>
          <w:b w:val="0"/>
          <w:lang w:val="es-MX"/>
        </w:rPr>
      </w:pPr>
      <w:r w:rsidRPr="00D41945">
        <w:rPr>
          <w:lang w:val="es-MX"/>
        </w:rPr>
        <w:t>Grupo</w:t>
      </w:r>
      <w:r w:rsidRPr="00D41945">
        <w:rPr>
          <w:spacing w:val="-2"/>
          <w:lang w:val="es-MX"/>
        </w:rPr>
        <w:t xml:space="preserve"> </w:t>
      </w:r>
      <w:r w:rsidRPr="00D41945">
        <w:rPr>
          <w:lang w:val="es-MX"/>
        </w:rPr>
        <w:t>Técnico</w:t>
      </w:r>
      <w:r w:rsidRPr="00D41945">
        <w:rPr>
          <w:spacing w:val="-2"/>
          <w:lang w:val="es-MX"/>
        </w:rPr>
        <w:t xml:space="preserve"> </w:t>
      </w:r>
      <w:r w:rsidRPr="00D41945">
        <w:rPr>
          <w:lang w:val="es-MX"/>
        </w:rPr>
        <w:t>interinstitucional</w:t>
      </w:r>
      <w:r w:rsidR="00063E34" w:rsidRPr="00D41945">
        <w:rPr>
          <w:lang w:val="es-MX"/>
        </w:rPr>
        <w:t xml:space="preserve">. </w:t>
      </w:r>
      <w:r w:rsidR="00080E8E" w:rsidRPr="00D41945">
        <w:rPr>
          <w:b w:val="0"/>
          <w:lang w:val="es-MX"/>
        </w:rPr>
        <w:t>Conformado</w:t>
      </w:r>
      <w:r w:rsidRPr="00D41945">
        <w:rPr>
          <w:b w:val="0"/>
          <w:lang w:val="es-MX"/>
        </w:rPr>
        <w:t xml:space="preserve"> por representantes de las instancias que, por razón de su competencia legal,</w:t>
      </w:r>
      <w:r w:rsidRPr="00D41945">
        <w:rPr>
          <w:b w:val="0"/>
          <w:spacing w:val="1"/>
          <w:lang w:val="es-MX"/>
        </w:rPr>
        <w:t xml:space="preserve"> </w:t>
      </w:r>
      <w:r w:rsidRPr="00D41945">
        <w:rPr>
          <w:b w:val="0"/>
          <w:lang w:val="es-MX"/>
        </w:rPr>
        <w:t>atienden</w:t>
      </w:r>
      <w:r w:rsidRPr="00D41945">
        <w:rPr>
          <w:b w:val="0"/>
          <w:spacing w:val="1"/>
          <w:lang w:val="es-MX"/>
        </w:rPr>
        <w:t xml:space="preserve"> </w:t>
      </w:r>
      <w:r w:rsidRPr="00D41945">
        <w:rPr>
          <w:b w:val="0"/>
          <w:lang w:val="es-MX"/>
        </w:rPr>
        <w:t>a</w:t>
      </w:r>
      <w:r w:rsidRPr="00D41945">
        <w:rPr>
          <w:b w:val="0"/>
          <w:spacing w:val="1"/>
          <w:lang w:val="es-MX"/>
        </w:rPr>
        <w:t xml:space="preserve"> </w:t>
      </w:r>
      <w:r w:rsidRPr="00D41945">
        <w:rPr>
          <w:b w:val="0"/>
          <w:lang w:val="es-MX"/>
        </w:rPr>
        <w:t>los</w:t>
      </w:r>
      <w:r w:rsidRPr="00D41945">
        <w:rPr>
          <w:b w:val="0"/>
          <w:spacing w:val="1"/>
          <w:lang w:val="es-MX"/>
        </w:rPr>
        <w:t xml:space="preserve"> </w:t>
      </w:r>
      <w:r w:rsidRPr="00D41945">
        <w:rPr>
          <w:b w:val="0"/>
          <w:lang w:val="es-MX"/>
        </w:rPr>
        <w:t>pueblos</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comunidades</w:t>
      </w:r>
      <w:r w:rsidRPr="00D41945">
        <w:rPr>
          <w:b w:val="0"/>
          <w:spacing w:val="1"/>
          <w:lang w:val="es-MX"/>
        </w:rPr>
        <w:t xml:space="preserve"> </w:t>
      </w:r>
      <w:r w:rsidRPr="00D41945">
        <w:rPr>
          <w:b w:val="0"/>
          <w:lang w:val="es-MX"/>
        </w:rPr>
        <w:t>indígenas</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afromexicanas.</w:t>
      </w:r>
      <w:r w:rsidRPr="00D41945">
        <w:rPr>
          <w:b w:val="0"/>
          <w:spacing w:val="1"/>
          <w:lang w:val="es-MX"/>
        </w:rPr>
        <w:t xml:space="preserve"> </w:t>
      </w:r>
      <w:r w:rsidRPr="00D41945">
        <w:rPr>
          <w:b w:val="0"/>
          <w:lang w:val="es-MX"/>
        </w:rPr>
        <w:t>Dicha</w:t>
      </w:r>
      <w:r w:rsidRPr="00D41945">
        <w:rPr>
          <w:b w:val="0"/>
          <w:spacing w:val="1"/>
          <w:lang w:val="es-MX"/>
        </w:rPr>
        <w:t xml:space="preserve"> </w:t>
      </w:r>
      <w:r w:rsidRPr="00D41945">
        <w:rPr>
          <w:b w:val="0"/>
          <w:lang w:val="es-MX"/>
        </w:rPr>
        <w:t>instancia</w:t>
      </w:r>
      <w:r w:rsidRPr="00D41945">
        <w:rPr>
          <w:b w:val="0"/>
          <w:spacing w:val="1"/>
          <w:lang w:val="es-MX"/>
        </w:rPr>
        <w:t xml:space="preserve"> </w:t>
      </w:r>
      <w:r w:rsidRPr="00D41945">
        <w:rPr>
          <w:b w:val="0"/>
          <w:lang w:val="es-MX"/>
        </w:rPr>
        <w:t>proporcionará la información que requieran o soliciten los sujetos consultados; asimismo se</w:t>
      </w:r>
      <w:r w:rsidRPr="00D41945">
        <w:rPr>
          <w:b w:val="0"/>
          <w:spacing w:val="1"/>
          <w:lang w:val="es-MX"/>
        </w:rPr>
        <w:t xml:space="preserve"> </w:t>
      </w:r>
      <w:r w:rsidRPr="00D41945">
        <w:rPr>
          <w:b w:val="0"/>
          <w:lang w:val="es-MX"/>
        </w:rPr>
        <w:t>recabarán las opiniones, sobre los aspectos sustantivos de la reforma, en los temas que</w:t>
      </w:r>
      <w:r w:rsidRPr="00D41945">
        <w:rPr>
          <w:b w:val="0"/>
          <w:spacing w:val="1"/>
          <w:lang w:val="es-MX"/>
        </w:rPr>
        <w:t xml:space="preserve"> </w:t>
      </w:r>
      <w:r w:rsidRPr="00D41945">
        <w:rPr>
          <w:b w:val="0"/>
          <w:lang w:val="es-MX"/>
        </w:rPr>
        <w:t>correspondan</w:t>
      </w:r>
      <w:r w:rsidRPr="00D41945">
        <w:rPr>
          <w:b w:val="0"/>
          <w:spacing w:val="-1"/>
          <w:lang w:val="es-MX"/>
        </w:rPr>
        <w:t xml:space="preserve"> </w:t>
      </w:r>
      <w:r w:rsidRPr="00D41945">
        <w:rPr>
          <w:b w:val="0"/>
          <w:lang w:val="es-MX"/>
        </w:rPr>
        <w:t>a sus respectivas competencias.</w:t>
      </w:r>
    </w:p>
    <w:p w14:paraId="2096848E" w14:textId="77777777" w:rsidR="00EF0426" w:rsidRPr="00D41945" w:rsidRDefault="00EF0426">
      <w:pPr>
        <w:pStyle w:val="Textoindependiente"/>
        <w:rPr>
          <w:sz w:val="21"/>
          <w:lang w:val="es-MX"/>
        </w:rPr>
      </w:pPr>
    </w:p>
    <w:p w14:paraId="4967F31C" w14:textId="77777777" w:rsidR="00EF0426" w:rsidRPr="00D41945" w:rsidRDefault="008F73EB" w:rsidP="00080E8E">
      <w:pPr>
        <w:pStyle w:val="Textoindependiente"/>
        <w:spacing w:line="276" w:lineRule="auto"/>
        <w:ind w:left="472" w:right="109"/>
        <w:jc w:val="both"/>
        <w:rPr>
          <w:lang w:val="es-MX"/>
        </w:rPr>
      </w:pPr>
      <w:r w:rsidRPr="00D41945">
        <w:rPr>
          <w:lang w:val="es-MX"/>
        </w:rPr>
        <w:t>De manera enunciativa, más no limitativa, se integrará por</w:t>
      </w:r>
      <w:r w:rsidRPr="00D41945">
        <w:rPr>
          <w:spacing w:val="-64"/>
          <w:lang w:val="es-MX"/>
        </w:rPr>
        <w:t xml:space="preserve"> </w:t>
      </w:r>
      <w:r w:rsidRPr="00D41945">
        <w:rPr>
          <w:lang w:val="es-MX"/>
        </w:rPr>
        <w:t>las</w:t>
      </w:r>
      <w:r w:rsidRPr="00D41945">
        <w:rPr>
          <w:spacing w:val="-1"/>
          <w:lang w:val="es-MX"/>
        </w:rPr>
        <w:t xml:space="preserve"> </w:t>
      </w:r>
      <w:r w:rsidRPr="00D41945">
        <w:rPr>
          <w:lang w:val="es-MX"/>
        </w:rPr>
        <w:t>siguientes instancias del Estado de Puebla:</w:t>
      </w:r>
      <w:r w:rsidR="00080E8E" w:rsidRPr="00D41945">
        <w:rPr>
          <w:lang w:val="es-MX"/>
        </w:rPr>
        <w:t xml:space="preserve"> </w:t>
      </w:r>
      <w:r w:rsidRPr="00D41945">
        <w:rPr>
          <w:lang w:val="es-MX"/>
        </w:rPr>
        <w:t>H</w:t>
      </w:r>
      <w:r w:rsidR="00080E8E" w:rsidRPr="00D41945">
        <w:rPr>
          <w:lang w:val="es-MX"/>
        </w:rPr>
        <w:t>onorable</w:t>
      </w:r>
      <w:r w:rsidRPr="00D41945">
        <w:rPr>
          <w:spacing w:val="-2"/>
          <w:lang w:val="es-MX"/>
        </w:rPr>
        <w:t xml:space="preserve"> </w:t>
      </w:r>
      <w:r w:rsidRPr="00D41945">
        <w:rPr>
          <w:lang w:val="es-MX"/>
        </w:rPr>
        <w:t>Congreso del Estado</w:t>
      </w:r>
      <w:r w:rsidR="00080E8E" w:rsidRPr="00D41945">
        <w:rPr>
          <w:lang w:val="es-MX"/>
        </w:rPr>
        <w:t xml:space="preserve">; </w:t>
      </w:r>
      <w:r w:rsidRPr="00D41945">
        <w:rPr>
          <w:lang w:val="es-MX"/>
        </w:rPr>
        <w:t>Consejería</w:t>
      </w:r>
      <w:r w:rsidRPr="00D41945">
        <w:rPr>
          <w:spacing w:val="-1"/>
          <w:lang w:val="es-MX"/>
        </w:rPr>
        <w:t xml:space="preserve"> </w:t>
      </w:r>
      <w:r w:rsidRPr="00D41945">
        <w:rPr>
          <w:lang w:val="es-MX"/>
        </w:rPr>
        <w:t>Jurídica</w:t>
      </w:r>
      <w:r w:rsidR="00080E8E" w:rsidRPr="00D41945">
        <w:rPr>
          <w:lang w:val="es-MX"/>
        </w:rPr>
        <w:t xml:space="preserve">; </w:t>
      </w:r>
      <w:r w:rsidRPr="00D41945">
        <w:rPr>
          <w:lang w:val="es-MX"/>
        </w:rPr>
        <w:t>Secretaría</w:t>
      </w:r>
      <w:r w:rsidRPr="00D41945">
        <w:rPr>
          <w:spacing w:val="-1"/>
          <w:lang w:val="es-MX"/>
        </w:rPr>
        <w:t xml:space="preserve"> </w:t>
      </w:r>
      <w:r w:rsidR="00080E8E" w:rsidRPr="00D41945">
        <w:rPr>
          <w:lang w:val="es-MX"/>
        </w:rPr>
        <w:t xml:space="preserve">de Gobernación; </w:t>
      </w:r>
      <w:r w:rsidRPr="00D41945">
        <w:rPr>
          <w:lang w:val="es-MX"/>
        </w:rPr>
        <w:t>Subsecretaría</w:t>
      </w:r>
      <w:r w:rsidRPr="00D41945">
        <w:rPr>
          <w:spacing w:val="-1"/>
          <w:lang w:val="es-MX"/>
        </w:rPr>
        <w:t xml:space="preserve"> </w:t>
      </w:r>
      <w:r w:rsidRPr="00D41945">
        <w:rPr>
          <w:lang w:val="es-MX"/>
        </w:rPr>
        <w:t>de Prevención del Delito y Derechos Humanos;</w:t>
      </w:r>
      <w:r w:rsidR="00080E8E" w:rsidRPr="00D41945">
        <w:rPr>
          <w:lang w:val="es-MX"/>
        </w:rPr>
        <w:t xml:space="preserve"> </w:t>
      </w:r>
      <w:r w:rsidRPr="00D41945">
        <w:rPr>
          <w:lang w:val="es-MX"/>
        </w:rPr>
        <w:t>Secretaría</w:t>
      </w:r>
      <w:r w:rsidRPr="00D41945">
        <w:rPr>
          <w:spacing w:val="-1"/>
          <w:lang w:val="es-MX"/>
        </w:rPr>
        <w:t xml:space="preserve"> </w:t>
      </w:r>
      <w:r w:rsidRPr="00D41945">
        <w:rPr>
          <w:lang w:val="es-MX"/>
        </w:rPr>
        <w:t>de Educación del</w:t>
      </w:r>
      <w:r w:rsidRPr="00D41945">
        <w:rPr>
          <w:spacing w:val="-1"/>
          <w:lang w:val="es-MX"/>
        </w:rPr>
        <w:t xml:space="preserve"> </w:t>
      </w:r>
      <w:r w:rsidRPr="00D41945">
        <w:rPr>
          <w:lang w:val="es-MX"/>
        </w:rPr>
        <w:t>Estado de Puebla;</w:t>
      </w:r>
      <w:r w:rsidR="00080E8E" w:rsidRPr="00D41945">
        <w:rPr>
          <w:lang w:val="es-MX"/>
        </w:rPr>
        <w:t xml:space="preserve"> </w:t>
      </w:r>
      <w:r w:rsidRPr="00D41945">
        <w:rPr>
          <w:lang w:val="es-MX"/>
        </w:rPr>
        <w:t>Consejo</w:t>
      </w:r>
      <w:r w:rsidRPr="00D41945">
        <w:rPr>
          <w:spacing w:val="-1"/>
          <w:lang w:val="es-MX"/>
        </w:rPr>
        <w:t xml:space="preserve"> </w:t>
      </w:r>
      <w:r w:rsidRPr="00D41945">
        <w:rPr>
          <w:lang w:val="es-MX"/>
        </w:rPr>
        <w:t>Estatal de Participación Social</w:t>
      </w:r>
      <w:r w:rsidRPr="00D41945">
        <w:rPr>
          <w:spacing w:val="-1"/>
          <w:lang w:val="es-MX"/>
        </w:rPr>
        <w:t xml:space="preserve"> </w:t>
      </w:r>
      <w:r w:rsidRPr="00D41945">
        <w:rPr>
          <w:lang w:val="es-MX"/>
        </w:rPr>
        <w:t>en la Educación;</w:t>
      </w:r>
      <w:r w:rsidR="00080E8E" w:rsidRPr="00D41945">
        <w:rPr>
          <w:lang w:val="es-MX"/>
        </w:rPr>
        <w:t xml:space="preserve"> </w:t>
      </w:r>
      <w:r w:rsidRPr="00D41945">
        <w:rPr>
          <w:lang w:val="es-MX"/>
        </w:rPr>
        <w:t>Universidad Pedagógica Nacional (UPN)</w:t>
      </w:r>
      <w:r w:rsidRPr="00D41945">
        <w:rPr>
          <w:spacing w:val="-1"/>
          <w:lang w:val="es-MX"/>
        </w:rPr>
        <w:t xml:space="preserve"> </w:t>
      </w:r>
      <w:r w:rsidRPr="00D41945">
        <w:rPr>
          <w:lang w:val="es-MX"/>
        </w:rPr>
        <w:t>Unidades 211,</w:t>
      </w:r>
      <w:r w:rsidRPr="00D41945">
        <w:rPr>
          <w:spacing w:val="-1"/>
          <w:lang w:val="es-MX"/>
        </w:rPr>
        <w:t xml:space="preserve"> </w:t>
      </w:r>
      <w:r w:rsidRPr="00D41945">
        <w:rPr>
          <w:lang w:val="es-MX"/>
        </w:rPr>
        <w:t>213,</w:t>
      </w:r>
      <w:r w:rsidRPr="00D41945">
        <w:rPr>
          <w:spacing w:val="-1"/>
          <w:lang w:val="es-MX"/>
        </w:rPr>
        <w:t xml:space="preserve"> </w:t>
      </w:r>
      <w:r w:rsidRPr="00D41945">
        <w:rPr>
          <w:lang w:val="es-MX"/>
        </w:rPr>
        <w:t>214;</w:t>
      </w:r>
      <w:r w:rsidR="00080E8E" w:rsidRPr="00D41945">
        <w:rPr>
          <w:lang w:val="es-MX"/>
        </w:rPr>
        <w:t xml:space="preserve"> </w:t>
      </w:r>
      <w:r w:rsidRPr="00D41945">
        <w:rPr>
          <w:lang w:val="es-MX"/>
        </w:rPr>
        <w:t>Universidad</w:t>
      </w:r>
      <w:r w:rsidRPr="00D41945">
        <w:rPr>
          <w:spacing w:val="-1"/>
          <w:lang w:val="es-MX"/>
        </w:rPr>
        <w:t xml:space="preserve"> </w:t>
      </w:r>
      <w:r w:rsidRPr="00D41945">
        <w:rPr>
          <w:lang w:val="es-MX"/>
        </w:rPr>
        <w:t>Intercultural del Estado</w:t>
      </w:r>
      <w:r w:rsidRPr="00D41945">
        <w:rPr>
          <w:spacing w:val="-1"/>
          <w:lang w:val="es-MX"/>
        </w:rPr>
        <w:t xml:space="preserve"> </w:t>
      </w:r>
      <w:r w:rsidRPr="00D41945">
        <w:rPr>
          <w:lang w:val="es-MX"/>
        </w:rPr>
        <w:t>de Puebla;</w:t>
      </w:r>
      <w:r w:rsidR="00080E8E" w:rsidRPr="00D41945">
        <w:rPr>
          <w:lang w:val="es-MX"/>
        </w:rPr>
        <w:t xml:space="preserve"> </w:t>
      </w:r>
      <w:r w:rsidRPr="00D41945">
        <w:rPr>
          <w:lang w:val="es-MX"/>
        </w:rPr>
        <w:t>Instituto</w:t>
      </w:r>
      <w:r w:rsidRPr="00D41945">
        <w:rPr>
          <w:spacing w:val="-1"/>
          <w:lang w:val="es-MX"/>
        </w:rPr>
        <w:t xml:space="preserve"> </w:t>
      </w:r>
      <w:r w:rsidRPr="00D41945">
        <w:rPr>
          <w:lang w:val="es-MX"/>
        </w:rPr>
        <w:t>P</w:t>
      </w:r>
      <w:r w:rsidR="00080E8E" w:rsidRPr="00D41945">
        <w:rPr>
          <w:lang w:val="es-MX"/>
        </w:rPr>
        <w:t xml:space="preserve">oblano de los Pueblos Indígenas y </w:t>
      </w:r>
      <w:r w:rsidRPr="00D41945">
        <w:rPr>
          <w:lang w:val="es-MX"/>
        </w:rPr>
        <w:t>Sistema</w:t>
      </w:r>
      <w:r w:rsidRPr="00D41945">
        <w:rPr>
          <w:spacing w:val="-1"/>
          <w:lang w:val="es-MX"/>
        </w:rPr>
        <w:t xml:space="preserve"> </w:t>
      </w:r>
      <w:r w:rsidRPr="00D41945">
        <w:rPr>
          <w:lang w:val="es-MX"/>
        </w:rPr>
        <w:t>Estatal de</w:t>
      </w:r>
      <w:r w:rsidRPr="00D41945">
        <w:rPr>
          <w:spacing w:val="-1"/>
          <w:lang w:val="es-MX"/>
        </w:rPr>
        <w:t xml:space="preserve"> </w:t>
      </w:r>
      <w:r w:rsidRPr="00D41945">
        <w:rPr>
          <w:lang w:val="es-MX"/>
        </w:rPr>
        <w:t>Telecomunicaciones del</w:t>
      </w:r>
      <w:r w:rsidRPr="00D41945">
        <w:rPr>
          <w:spacing w:val="-1"/>
          <w:lang w:val="es-MX"/>
        </w:rPr>
        <w:t xml:space="preserve"> </w:t>
      </w:r>
      <w:r w:rsidRPr="00D41945">
        <w:rPr>
          <w:lang w:val="es-MX"/>
        </w:rPr>
        <w:t>Estado</w:t>
      </w:r>
    </w:p>
    <w:p w14:paraId="33E64380" w14:textId="77777777" w:rsidR="00EF0426" w:rsidRPr="00D41945" w:rsidRDefault="00EF0426">
      <w:pPr>
        <w:pStyle w:val="Textoindependiente"/>
        <w:rPr>
          <w:sz w:val="26"/>
          <w:lang w:val="es-MX"/>
        </w:rPr>
      </w:pPr>
    </w:p>
    <w:p w14:paraId="23B86689" w14:textId="77777777" w:rsidR="00EF0426" w:rsidRPr="00D41945" w:rsidRDefault="00EF0426">
      <w:pPr>
        <w:pStyle w:val="Textoindependiente"/>
        <w:rPr>
          <w:sz w:val="26"/>
          <w:lang w:val="es-MX"/>
        </w:rPr>
      </w:pPr>
    </w:p>
    <w:p w14:paraId="744251DC" w14:textId="0BF17204" w:rsidR="00EF0426" w:rsidRDefault="008F73EB" w:rsidP="00063E34">
      <w:pPr>
        <w:pStyle w:val="Ttulo1"/>
        <w:numPr>
          <w:ilvl w:val="0"/>
          <w:numId w:val="6"/>
        </w:numPr>
        <w:tabs>
          <w:tab w:val="left" w:pos="833"/>
        </w:tabs>
        <w:spacing w:before="5" w:line="276" w:lineRule="auto"/>
        <w:ind w:left="472" w:right="109" w:hanging="361"/>
        <w:jc w:val="both"/>
        <w:rPr>
          <w:b w:val="0"/>
          <w:lang w:val="es-MX"/>
        </w:rPr>
      </w:pPr>
      <w:r w:rsidRPr="00D41945">
        <w:rPr>
          <w:lang w:val="es-MX"/>
        </w:rPr>
        <w:t>Órgano</w:t>
      </w:r>
      <w:r w:rsidRPr="00D41945">
        <w:rPr>
          <w:spacing w:val="-2"/>
          <w:lang w:val="es-MX"/>
        </w:rPr>
        <w:t xml:space="preserve"> </w:t>
      </w:r>
      <w:r w:rsidRPr="00D41945">
        <w:rPr>
          <w:lang w:val="es-MX"/>
        </w:rPr>
        <w:t>Técnico</w:t>
      </w:r>
      <w:r w:rsidRPr="00D41945">
        <w:rPr>
          <w:spacing w:val="-1"/>
          <w:lang w:val="es-MX"/>
        </w:rPr>
        <w:t xml:space="preserve"> </w:t>
      </w:r>
      <w:r w:rsidRPr="00D41945">
        <w:rPr>
          <w:lang w:val="es-MX"/>
        </w:rPr>
        <w:t>y Comité Técnico</w:t>
      </w:r>
      <w:r w:rsidRPr="00D41945">
        <w:rPr>
          <w:spacing w:val="-1"/>
          <w:lang w:val="es-MX"/>
        </w:rPr>
        <w:t xml:space="preserve"> </w:t>
      </w:r>
      <w:r w:rsidRPr="00D41945">
        <w:rPr>
          <w:lang w:val="es-MX"/>
        </w:rPr>
        <w:t>de Expertos</w:t>
      </w:r>
      <w:r w:rsidR="00063E34" w:rsidRPr="00D41945">
        <w:rPr>
          <w:lang w:val="es-MX"/>
        </w:rPr>
        <w:t xml:space="preserve">. </w:t>
      </w:r>
      <w:r w:rsidRPr="00D41945">
        <w:rPr>
          <w:b w:val="0"/>
          <w:lang w:val="es-MX"/>
        </w:rPr>
        <w:t>Por</w:t>
      </w:r>
      <w:r w:rsidRPr="00D41945">
        <w:rPr>
          <w:b w:val="0"/>
          <w:spacing w:val="-5"/>
          <w:lang w:val="es-MX"/>
        </w:rPr>
        <w:t xml:space="preserve"> </w:t>
      </w:r>
      <w:r w:rsidRPr="00D41945">
        <w:rPr>
          <w:b w:val="0"/>
          <w:lang w:val="es-MX"/>
        </w:rPr>
        <w:t>disposición</w:t>
      </w:r>
      <w:r w:rsidRPr="00D41945">
        <w:rPr>
          <w:b w:val="0"/>
          <w:spacing w:val="-4"/>
          <w:lang w:val="es-MX"/>
        </w:rPr>
        <w:t xml:space="preserve"> </w:t>
      </w:r>
      <w:r w:rsidRPr="00D41945">
        <w:rPr>
          <w:b w:val="0"/>
          <w:lang w:val="es-MX"/>
        </w:rPr>
        <w:t>normativa,</w:t>
      </w:r>
      <w:r w:rsidRPr="00D41945">
        <w:rPr>
          <w:b w:val="0"/>
          <w:spacing w:val="-4"/>
          <w:lang w:val="es-MX"/>
        </w:rPr>
        <w:t xml:space="preserve"> </w:t>
      </w:r>
      <w:r w:rsidR="00050F3E" w:rsidRPr="00D41945">
        <w:rPr>
          <w:b w:val="0"/>
          <w:lang w:val="es-MX"/>
        </w:rPr>
        <w:t>el</w:t>
      </w:r>
      <w:r w:rsidR="00050F3E" w:rsidRPr="00D41945">
        <w:rPr>
          <w:b w:val="0"/>
          <w:spacing w:val="-5"/>
          <w:lang w:val="es-MX"/>
        </w:rPr>
        <w:t xml:space="preserve"> </w:t>
      </w:r>
      <w:r w:rsidR="00050F3E" w:rsidRPr="00D41945">
        <w:rPr>
          <w:b w:val="0"/>
          <w:lang w:val="es-MX"/>
        </w:rPr>
        <w:t>Honorable</w:t>
      </w:r>
      <w:r w:rsidR="00050F3E" w:rsidRPr="00D41945">
        <w:rPr>
          <w:b w:val="0"/>
          <w:spacing w:val="-4"/>
          <w:lang w:val="es-MX"/>
        </w:rPr>
        <w:t xml:space="preserve"> </w:t>
      </w:r>
      <w:r w:rsidR="00050F3E" w:rsidRPr="00D41945">
        <w:rPr>
          <w:b w:val="0"/>
          <w:lang w:val="es-MX"/>
        </w:rPr>
        <w:t>Congreso</w:t>
      </w:r>
      <w:r w:rsidR="00050F3E" w:rsidRPr="00D41945">
        <w:rPr>
          <w:b w:val="0"/>
          <w:spacing w:val="-4"/>
          <w:lang w:val="es-MX"/>
        </w:rPr>
        <w:t xml:space="preserve"> </w:t>
      </w:r>
      <w:r w:rsidR="00050F3E" w:rsidRPr="00D41945">
        <w:rPr>
          <w:b w:val="0"/>
          <w:lang w:val="es-MX"/>
        </w:rPr>
        <w:t>del</w:t>
      </w:r>
      <w:r w:rsidR="00050F3E" w:rsidRPr="00D41945">
        <w:rPr>
          <w:b w:val="0"/>
          <w:spacing w:val="-4"/>
          <w:lang w:val="es-MX"/>
        </w:rPr>
        <w:t xml:space="preserve"> </w:t>
      </w:r>
      <w:r w:rsidR="00050F3E" w:rsidRPr="00D41945">
        <w:rPr>
          <w:b w:val="0"/>
          <w:lang w:val="es-MX"/>
        </w:rPr>
        <w:t>Estado</w:t>
      </w:r>
      <w:r w:rsidR="00050F3E" w:rsidRPr="00D41945">
        <w:rPr>
          <w:b w:val="0"/>
          <w:spacing w:val="-4"/>
          <w:lang w:val="es-MX"/>
        </w:rPr>
        <w:t xml:space="preserve"> de Puebla es </w:t>
      </w:r>
      <w:r w:rsidRPr="00D41945">
        <w:rPr>
          <w:b w:val="0"/>
          <w:lang w:val="es-MX"/>
        </w:rPr>
        <w:t>el</w:t>
      </w:r>
      <w:r w:rsidRPr="00D41945">
        <w:rPr>
          <w:b w:val="0"/>
          <w:spacing w:val="-4"/>
          <w:lang w:val="es-MX"/>
        </w:rPr>
        <w:t xml:space="preserve"> </w:t>
      </w:r>
      <w:r w:rsidRPr="00D41945">
        <w:rPr>
          <w:b w:val="0"/>
          <w:lang w:val="es-MX"/>
        </w:rPr>
        <w:t>Órgano</w:t>
      </w:r>
      <w:r w:rsidRPr="00D41945">
        <w:rPr>
          <w:b w:val="0"/>
          <w:spacing w:val="-4"/>
          <w:lang w:val="es-MX"/>
        </w:rPr>
        <w:t xml:space="preserve"> </w:t>
      </w:r>
      <w:r w:rsidRPr="00D41945">
        <w:rPr>
          <w:b w:val="0"/>
          <w:lang w:val="es-MX"/>
        </w:rPr>
        <w:t>Responsable</w:t>
      </w:r>
      <w:r w:rsidR="00050F3E" w:rsidRPr="00D41945">
        <w:rPr>
          <w:b w:val="0"/>
          <w:spacing w:val="-4"/>
          <w:lang w:val="es-MX"/>
        </w:rPr>
        <w:t xml:space="preserve">; </w:t>
      </w:r>
      <w:r w:rsidRPr="00D41945">
        <w:rPr>
          <w:b w:val="0"/>
          <w:lang w:val="es-MX"/>
        </w:rPr>
        <w:t>y</w:t>
      </w:r>
      <w:r w:rsidRPr="00D41945">
        <w:rPr>
          <w:b w:val="0"/>
          <w:spacing w:val="-4"/>
          <w:lang w:val="es-MX"/>
        </w:rPr>
        <w:t xml:space="preserve"> </w:t>
      </w:r>
      <w:r w:rsidRPr="00D41945">
        <w:rPr>
          <w:b w:val="0"/>
          <w:lang w:val="es-MX"/>
        </w:rPr>
        <w:t>el</w:t>
      </w:r>
      <w:r w:rsidRPr="00D41945">
        <w:rPr>
          <w:b w:val="0"/>
          <w:spacing w:val="-4"/>
          <w:lang w:val="es-MX"/>
        </w:rPr>
        <w:t xml:space="preserve"> </w:t>
      </w:r>
      <w:r w:rsidRPr="00D41945">
        <w:rPr>
          <w:b w:val="0"/>
          <w:lang w:val="es-MX"/>
        </w:rPr>
        <w:t>Instituto</w:t>
      </w:r>
      <w:r w:rsidR="00050F3E" w:rsidRPr="00D41945">
        <w:rPr>
          <w:b w:val="0"/>
          <w:lang w:val="es-MX"/>
        </w:rPr>
        <w:t xml:space="preserve"> </w:t>
      </w:r>
      <w:r w:rsidRPr="00D41945">
        <w:rPr>
          <w:b w:val="0"/>
          <w:spacing w:val="-65"/>
          <w:lang w:val="es-MX"/>
        </w:rPr>
        <w:t xml:space="preserve"> </w:t>
      </w:r>
      <w:r w:rsidR="00050F3E" w:rsidRPr="00D41945">
        <w:rPr>
          <w:b w:val="0"/>
          <w:spacing w:val="-65"/>
          <w:lang w:val="es-MX"/>
        </w:rPr>
        <w:t xml:space="preserve">      </w:t>
      </w:r>
      <w:r w:rsidRPr="00D41945">
        <w:rPr>
          <w:b w:val="0"/>
          <w:lang w:val="es-MX"/>
        </w:rPr>
        <w:t>Poblano de los Pueblos Indígenas (IPPI), con coadyuvancia del Instituto Nacional de los</w:t>
      </w:r>
      <w:r w:rsidRPr="00D41945">
        <w:rPr>
          <w:b w:val="0"/>
          <w:spacing w:val="1"/>
          <w:lang w:val="es-MX"/>
        </w:rPr>
        <w:t xml:space="preserve"> </w:t>
      </w:r>
      <w:r w:rsidRPr="00D41945">
        <w:rPr>
          <w:b w:val="0"/>
          <w:lang w:val="es-MX"/>
        </w:rPr>
        <w:t>Pueblos</w:t>
      </w:r>
      <w:r w:rsidRPr="00D41945">
        <w:rPr>
          <w:b w:val="0"/>
          <w:spacing w:val="-6"/>
          <w:lang w:val="es-MX"/>
        </w:rPr>
        <w:t xml:space="preserve"> </w:t>
      </w:r>
      <w:r w:rsidRPr="00D41945">
        <w:rPr>
          <w:b w:val="0"/>
          <w:lang w:val="es-MX"/>
        </w:rPr>
        <w:t>Indígenas</w:t>
      </w:r>
      <w:r w:rsidRPr="00D41945">
        <w:rPr>
          <w:b w:val="0"/>
          <w:spacing w:val="-5"/>
          <w:lang w:val="es-MX"/>
        </w:rPr>
        <w:t xml:space="preserve"> </w:t>
      </w:r>
      <w:r w:rsidRPr="00D41945">
        <w:rPr>
          <w:b w:val="0"/>
          <w:lang w:val="es-MX"/>
        </w:rPr>
        <w:t>(INPI),</w:t>
      </w:r>
      <w:r w:rsidRPr="00D41945">
        <w:rPr>
          <w:b w:val="0"/>
          <w:spacing w:val="-5"/>
          <w:lang w:val="es-MX"/>
        </w:rPr>
        <w:t xml:space="preserve"> </w:t>
      </w:r>
      <w:r w:rsidRPr="00D41945">
        <w:rPr>
          <w:b w:val="0"/>
          <w:lang w:val="es-MX"/>
        </w:rPr>
        <w:t>es</w:t>
      </w:r>
      <w:r w:rsidRPr="00D41945">
        <w:rPr>
          <w:b w:val="0"/>
          <w:spacing w:val="-5"/>
          <w:lang w:val="es-MX"/>
        </w:rPr>
        <w:t xml:space="preserve"> </w:t>
      </w:r>
      <w:r w:rsidRPr="00D41945">
        <w:rPr>
          <w:b w:val="0"/>
          <w:lang w:val="es-MX"/>
        </w:rPr>
        <w:t>el</w:t>
      </w:r>
      <w:r w:rsidRPr="00D41945">
        <w:rPr>
          <w:b w:val="0"/>
          <w:spacing w:val="-6"/>
          <w:lang w:val="es-MX"/>
        </w:rPr>
        <w:t xml:space="preserve"> </w:t>
      </w:r>
      <w:r w:rsidRPr="00D41945">
        <w:rPr>
          <w:b w:val="0"/>
          <w:lang w:val="es-MX"/>
        </w:rPr>
        <w:t>Órgano</w:t>
      </w:r>
      <w:r w:rsidRPr="00D41945">
        <w:rPr>
          <w:b w:val="0"/>
          <w:spacing w:val="-5"/>
          <w:lang w:val="es-MX"/>
        </w:rPr>
        <w:t xml:space="preserve"> </w:t>
      </w:r>
      <w:r w:rsidRPr="00D41945">
        <w:rPr>
          <w:b w:val="0"/>
          <w:lang w:val="es-MX"/>
        </w:rPr>
        <w:t>Técnico</w:t>
      </w:r>
      <w:r w:rsidRPr="00D41945">
        <w:rPr>
          <w:b w:val="0"/>
          <w:spacing w:val="-5"/>
          <w:lang w:val="es-MX"/>
        </w:rPr>
        <w:t xml:space="preserve"> </w:t>
      </w:r>
      <w:r w:rsidRPr="00D41945">
        <w:rPr>
          <w:b w:val="0"/>
          <w:lang w:val="es-MX"/>
        </w:rPr>
        <w:t>en</w:t>
      </w:r>
      <w:r w:rsidRPr="00D41945">
        <w:rPr>
          <w:b w:val="0"/>
          <w:spacing w:val="-5"/>
          <w:lang w:val="es-MX"/>
        </w:rPr>
        <w:t xml:space="preserve"> </w:t>
      </w:r>
      <w:r w:rsidRPr="00D41945">
        <w:rPr>
          <w:b w:val="0"/>
          <w:lang w:val="es-MX"/>
        </w:rPr>
        <w:t>este</w:t>
      </w:r>
      <w:r w:rsidRPr="00D41945">
        <w:rPr>
          <w:b w:val="0"/>
          <w:spacing w:val="-6"/>
          <w:lang w:val="es-MX"/>
        </w:rPr>
        <w:t xml:space="preserve"> </w:t>
      </w:r>
      <w:r w:rsidRPr="00D41945">
        <w:rPr>
          <w:b w:val="0"/>
          <w:lang w:val="es-MX"/>
        </w:rPr>
        <w:t>proceso</w:t>
      </w:r>
      <w:r w:rsidRPr="00D41945">
        <w:rPr>
          <w:b w:val="0"/>
          <w:spacing w:val="-5"/>
          <w:lang w:val="es-MX"/>
        </w:rPr>
        <w:t xml:space="preserve"> </w:t>
      </w:r>
      <w:r w:rsidRPr="00D41945">
        <w:rPr>
          <w:b w:val="0"/>
          <w:lang w:val="es-MX"/>
        </w:rPr>
        <w:t>de</w:t>
      </w:r>
      <w:r w:rsidRPr="00D41945">
        <w:rPr>
          <w:b w:val="0"/>
          <w:spacing w:val="-5"/>
          <w:lang w:val="es-MX"/>
        </w:rPr>
        <w:t xml:space="preserve"> </w:t>
      </w:r>
      <w:r w:rsidR="00050F3E" w:rsidRPr="00D41945">
        <w:rPr>
          <w:b w:val="0"/>
          <w:lang w:val="es-MX"/>
        </w:rPr>
        <w:t>consulta. A</w:t>
      </w:r>
      <w:r w:rsidRPr="00D41945">
        <w:rPr>
          <w:b w:val="0"/>
          <w:lang w:val="es-MX"/>
        </w:rPr>
        <w:t>mbas</w:t>
      </w:r>
      <w:r w:rsidRPr="00D41945">
        <w:rPr>
          <w:b w:val="0"/>
          <w:spacing w:val="-17"/>
          <w:lang w:val="es-MX"/>
        </w:rPr>
        <w:t xml:space="preserve"> </w:t>
      </w:r>
      <w:r w:rsidRPr="00D41945">
        <w:rPr>
          <w:b w:val="0"/>
          <w:lang w:val="es-MX"/>
        </w:rPr>
        <w:t>instancias</w:t>
      </w:r>
      <w:r w:rsidRPr="00D41945">
        <w:rPr>
          <w:b w:val="0"/>
          <w:spacing w:val="-16"/>
          <w:lang w:val="es-MX"/>
        </w:rPr>
        <w:t xml:space="preserve"> </w:t>
      </w:r>
      <w:r w:rsidRPr="00D41945">
        <w:rPr>
          <w:b w:val="0"/>
          <w:lang w:val="es-MX"/>
        </w:rPr>
        <w:t>conformarán</w:t>
      </w:r>
      <w:r w:rsidRPr="00D41945">
        <w:rPr>
          <w:b w:val="0"/>
          <w:spacing w:val="-17"/>
          <w:lang w:val="es-MX"/>
        </w:rPr>
        <w:t xml:space="preserve"> </w:t>
      </w:r>
      <w:r w:rsidRPr="00D41945">
        <w:rPr>
          <w:b w:val="0"/>
          <w:lang w:val="es-MX"/>
        </w:rPr>
        <w:t>un</w:t>
      </w:r>
      <w:r w:rsidRPr="00D41945">
        <w:rPr>
          <w:b w:val="0"/>
          <w:spacing w:val="-16"/>
          <w:lang w:val="es-MX"/>
        </w:rPr>
        <w:t xml:space="preserve"> </w:t>
      </w:r>
      <w:r w:rsidRPr="00D41945">
        <w:rPr>
          <w:b w:val="0"/>
          <w:lang w:val="es-MX"/>
        </w:rPr>
        <w:t>Comité</w:t>
      </w:r>
      <w:r w:rsidRPr="00D41945">
        <w:rPr>
          <w:b w:val="0"/>
          <w:spacing w:val="-17"/>
          <w:lang w:val="es-MX"/>
        </w:rPr>
        <w:t xml:space="preserve"> </w:t>
      </w:r>
      <w:r w:rsidRPr="00D41945">
        <w:rPr>
          <w:b w:val="0"/>
          <w:lang w:val="es-MX"/>
        </w:rPr>
        <w:t>Técnico</w:t>
      </w:r>
      <w:r w:rsidRPr="00D41945">
        <w:rPr>
          <w:b w:val="0"/>
          <w:spacing w:val="-16"/>
          <w:lang w:val="es-MX"/>
        </w:rPr>
        <w:t xml:space="preserve"> </w:t>
      </w:r>
      <w:r w:rsidRPr="00D41945">
        <w:rPr>
          <w:b w:val="0"/>
          <w:lang w:val="es-MX"/>
        </w:rPr>
        <w:t>de</w:t>
      </w:r>
      <w:r w:rsidRPr="00D41945">
        <w:rPr>
          <w:b w:val="0"/>
          <w:spacing w:val="-17"/>
          <w:lang w:val="es-MX"/>
        </w:rPr>
        <w:t xml:space="preserve"> </w:t>
      </w:r>
      <w:r w:rsidRPr="00D41945">
        <w:rPr>
          <w:b w:val="0"/>
          <w:lang w:val="es-MX"/>
        </w:rPr>
        <w:t>Expertos</w:t>
      </w:r>
      <w:r w:rsidRPr="00D41945">
        <w:rPr>
          <w:b w:val="0"/>
          <w:spacing w:val="-17"/>
          <w:lang w:val="es-MX"/>
        </w:rPr>
        <w:t xml:space="preserve"> </w:t>
      </w:r>
      <w:r w:rsidRPr="00D41945">
        <w:rPr>
          <w:b w:val="0"/>
          <w:lang w:val="es-MX"/>
        </w:rPr>
        <w:t>integrado</w:t>
      </w:r>
      <w:r w:rsidRPr="00D41945">
        <w:rPr>
          <w:b w:val="0"/>
          <w:spacing w:val="-16"/>
          <w:lang w:val="es-MX"/>
        </w:rPr>
        <w:t xml:space="preserve"> </w:t>
      </w:r>
      <w:r w:rsidRPr="00D41945">
        <w:rPr>
          <w:b w:val="0"/>
          <w:lang w:val="es-MX"/>
        </w:rPr>
        <w:t>por</w:t>
      </w:r>
      <w:r w:rsidRPr="00D41945">
        <w:rPr>
          <w:b w:val="0"/>
          <w:spacing w:val="-17"/>
          <w:lang w:val="es-MX"/>
        </w:rPr>
        <w:t xml:space="preserve"> </w:t>
      </w:r>
      <w:r w:rsidRPr="00D41945">
        <w:rPr>
          <w:b w:val="0"/>
          <w:lang w:val="es-MX"/>
        </w:rPr>
        <w:t>hombres</w:t>
      </w:r>
      <w:r w:rsidRPr="00D41945">
        <w:rPr>
          <w:b w:val="0"/>
          <w:spacing w:val="-64"/>
          <w:lang w:val="es-MX"/>
        </w:rPr>
        <w:t xml:space="preserve"> </w:t>
      </w:r>
      <w:r w:rsidRPr="00D41945">
        <w:rPr>
          <w:b w:val="0"/>
          <w:lang w:val="es-MX"/>
        </w:rPr>
        <w:t>y mujeres de probada experiencia en derechos de los pueblos indígenas, quienes serán</w:t>
      </w:r>
      <w:r w:rsidRPr="00D41945">
        <w:rPr>
          <w:b w:val="0"/>
          <w:spacing w:val="1"/>
          <w:lang w:val="es-MX"/>
        </w:rPr>
        <w:t xml:space="preserve"> </w:t>
      </w:r>
      <w:r w:rsidRPr="00D41945">
        <w:rPr>
          <w:b w:val="0"/>
          <w:lang w:val="es-MX"/>
        </w:rPr>
        <w:t>invitados</w:t>
      </w:r>
      <w:r w:rsidRPr="00D41945">
        <w:rPr>
          <w:b w:val="0"/>
          <w:spacing w:val="-1"/>
          <w:lang w:val="es-MX"/>
        </w:rPr>
        <w:t xml:space="preserve"> </w:t>
      </w:r>
      <w:r w:rsidRPr="00D41945">
        <w:rPr>
          <w:b w:val="0"/>
          <w:lang w:val="es-MX"/>
        </w:rPr>
        <w:t>a participar</w:t>
      </w:r>
      <w:r w:rsidRPr="00D41945">
        <w:rPr>
          <w:b w:val="0"/>
          <w:spacing w:val="-1"/>
          <w:lang w:val="es-MX"/>
        </w:rPr>
        <w:t xml:space="preserve"> </w:t>
      </w:r>
      <w:r w:rsidRPr="00D41945">
        <w:rPr>
          <w:b w:val="0"/>
          <w:lang w:val="es-MX"/>
        </w:rPr>
        <w:t>a título personal.</w:t>
      </w:r>
      <w:r w:rsidR="00063E34" w:rsidRPr="00D41945">
        <w:rPr>
          <w:b w:val="0"/>
          <w:lang w:val="es-MX"/>
        </w:rPr>
        <w:t xml:space="preserve"> </w:t>
      </w:r>
      <w:r w:rsidRPr="00D41945">
        <w:rPr>
          <w:b w:val="0"/>
          <w:lang w:val="es-MX"/>
        </w:rPr>
        <w:t>El Comité hará los respectivos aportes técnicos que correspondan para que el proceso de</w:t>
      </w:r>
      <w:r w:rsidRPr="00D41945">
        <w:rPr>
          <w:b w:val="0"/>
          <w:spacing w:val="1"/>
          <w:lang w:val="es-MX"/>
        </w:rPr>
        <w:t xml:space="preserve"> </w:t>
      </w:r>
      <w:r w:rsidRPr="00D41945">
        <w:rPr>
          <w:b w:val="0"/>
          <w:lang w:val="es-MX"/>
        </w:rPr>
        <w:t>consulta</w:t>
      </w:r>
      <w:r w:rsidRPr="00D41945">
        <w:rPr>
          <w:b w:val="0"/>
          <w:spacing w:val="-12"/>
          <w:lang w:val="es-MX"/>
        </w:rPr>
        <w:t xml:space="preserve"> </w:t>
      </w:r>
      <w:r w:rsidRPr="00D41945">
        <w:rPr>
          <w:b w:val="0"/>
          <w:lang w:val="es-MX"/>
        </w:rPr>
        <w:t>se</w:t>
      </w:r>
      <w:r w:rsidRPr="00D41945">
        <w:rPr>
          <w:b w:val="0"/>
          <w:spacing w:val="-11"/>
          <w:lang w:val="es-MX"/>
        </w:rPr>
        <w:t xml:space="preserve"> </w:t>
      </w:r>
      <w:r w:rsidRPr="00D41945">
        <w:rPr>
          <w:b w:val="0"/>
          <w:lang w:val="es-MX"/>
        </w:rPr>
        <w:t>realice</w:t>
      </w:r>
      <w:r w:rsidRPr="00D41945">
        <w:rPr>
          <w:b w:val="0"/>
          <w:spacing w:val="-11"/>
          <w:lang w:val="es-MX"/>
        </w:rPr>
        <w:t xml:space="preserve"> </w:t>
      </w:r>
      <w:r w:rsidRPr="00D41945">
        <w:rPr>
          <w:b w:val="0"/>
          <w:lang w:val="es-MX"/>
        </w:rPr>
        <w:t>conforme</w:t>
      </w:r>
      <w:r w:rsidRPr="00D41945">
        <w:rPr>
          <w:b w:val="0"/>
          <w:spacing w:val="-11"/>
          <w:lang w:val="es-MX"/>
        </w:rPr>
        <w:t xml:space="preserve"> </w:t>
      </w:r>
      <w:r w:rsidRPr="00D41945">
        <w:rPr>
          <w:b w:val="0"/>
          <w:lang w:val="es-MX"/>
        </w:rPr>
        <w:t>a</w:t>
      </w:r>
      <w:r w:rsidRPr="00D41945">
        <w:rPr>
          <w:b w:val="0"/>
          <w:spacing w:val="-11"/>
          <w:lang w:val="es-MX"/>
        </w:rPr>
        <w:t xml:space="preserve"> </w:t>
      </w:r>
      <w:r w:rsidRPr="00D41945">
        <w:rPr>
          <w:b w:val="0"/>
          <w:lang w:val="es-MX"/>
        </w:rPr>
        <w:t>los</w:t>
      </w:r>
      <w:r w:rsidRPr="00D41945">
        <w:rPr>
          <w:b w:val="0"/>
          <w:spacing w:val="-11"/>
          <w:lang w:val="es-MX"/>
        </w:rPr>
        <w:t xml:space="preserve"> </w:t>
      </w:r>
      <w:r w:rsidRPr="00D41945">
        <w:rPr>
          <w:b w:val="0"/>
          <w:lang w:val="es-MX"/>
        </w:rPr>
        <w:t>estándares</w:t>
      </w:r>
      <w:r w:rsidRPr="00D41945">
        <w:rPr>
          <w:b w:val="0"/>
          <w:spacing w:val="-11"/>
          <w:lang w:val="es-MX"/>
        </w:rPr>
        <w:t xml:space="preserve"> </w:t>
      </w:r>
      <w:r w:rsidRPr="00D41945">
        <w:rPr>
          <w:b w:val="0"/>
          <w:lang w:val="es-MX"/>
        </w:rPr>
        <w:t>internacionales</w:t>
      </w:r>
      <w:r w:rsidRPr="00D41945">
        <w:rPr>
          <w:b w:val="0"/>
          <w:spacing w:val="-11"/>
          <w:lang w:val="es-MX"/>
        </w:rPr>
        <w:t xml:space="preserve"> </w:t>
      </w:r>
      <w:r w:rsidRPr="00D41945">
        <w:rPr>
          <w:b w:val="0"/>
          <w:lang w:val="es-MX"/>
        </w:rPr>
        <w:t>en</w:t>
      </w:r>
      <w:r w:rsidRPr="00D41945">
        <w:rPr>
          <w:b w:val="0"/>
          <w:spacing w:val="-11"/>
          <w:lang w:val="es-MX"/>
        </w:rPr>
        <w:t xml:space="preserve"> </w:t>
      </w:r>
      <w:r w:rsidRPr="00D41945">
        <w:rPr>
          <w:b w:val="0"/>
          <w:lang w:val="es-MX"/>
        </w:rPr>
        <w:t>la</w:t>
      </w:r>
      <w:r w:rsidRPr="00D41945">
        <w:rPr>
          <w:b w:val="0"/>
          <w:spacing w:val="-11"/>
          <w:lang w:val="es-MX"/>
        </w:rPr>
        <w:t xml:space="preserve"> </w:t>
      </w:r>
      <w:r w:rsidRPr="00D41945">
        <w:rPr>
          <w:b w:val="0"/>
          <w:lang w:val="es-MX"/>
        </w:rPr>
        <w:t>materia,</w:t>
      </w:r>
      <w:r w:rsidRPr="00D41945">
        <w:rPr>
          <w:b w:val="0"/>
          <w:spacing w:val="-11"/>
          <w:lang w:val="es-MX"/>
        </w:rPr>
        <w:t xml:space="preserve"> </w:t>
      </w:r>
      <w:r w:rsidRPr="00D41945">
        <w:rPr>
          <w:b w:val="0"/>
          <w:lang w:val="es-MX"/>
        </w:rPr>
        <w:t>asimismo,</w:t>
      </w:r>
      <w:r w:rsidRPr="00D41945">
        <w:rPr>
          <w:b w:val="0"/>
          <w:spacing w:val="-11"/>
          <w:lang w:val="es-MX"/>
        </w:rPr>
        <w:t xml:space="preserve"> </w:t>
      </w:r>
      <w:r w:rsidRPr="00D41945">
        <w:rPr>
          <w:b w:val="0"/>
          <w:lang w:val="es-MX"/>
        </w:rPr>
        <w:t>emitirá</w:t>
      </w:r>
      <w:r w:rsidRPr="00D41945">
        <w:rPr>
          <w:b w:val="0"/>
          <w:spacing w:val="-65"/>
          <w:lang w:val="es-MX"/>
        </w:rPr>
        <w:t xml:space="preserve"> </w:t>
      </w:r>
      <w:r w:rsidRPr="00D41945">
        <w:rPr>
          <w:b w:val="0"/>
          <w:lang w:val="es-MX"/>
        </w:rPr>
        <w:t>opiniones</w:t>
      </w:r>
      <w:r w:rsidRPr="00D41945">
        <w:rPr>
          <w:b w:val="0"/>
          <w:spacing w:val="-1"/>
          <w:lang w:val="es-MX"/>
        </w:rPr>
        <w:t xml:space="preserve"> </w:t>
      </w:r>
      <w:r w:rsidRPr="00D41945">
        <w:rPr>
          <w:b w:val="0"/>
          <w:lang w:val="es-MX"/>
        </w:rPr>
        <w:t>sobre los aspectos sustantivos de la materia consultada.</w:t>
      </w:r>
    </w:p>
    <w:p w14:paraId="48AFBAC0" w14:textId="77777777" w:rsidR="0012733A" w:rsidRPr="00D41945" w:rsidRDefault="0012733A" w:rsidP="0012733A">
      <w:pPr>
        <w:pStyle w:val="Ttulo1"/>
        <w:tabs>
          <w:tab w:val="left" w:pos="833"/>
        </w:tabs>
        <w:spacing w:before="5" w:line="276" w:lineRule="auto"/>
        <w:ind w:right="109"/>
        <w:jc w:val="right"/>
        <w:rPr>
          <w:b w:val="0"/>
          <w:lang w:val="es-MX"/>
        </w:rPr>
      </w:pPr>
    </w:p>
    <w:p w14:paraId="2F4B58B0" w14:textId="77777777" w:rsidR="00EF0426" w:rsidRPr="00D41945" w:rsidRDefault="00EF0426">
      <w:pPr>
        <w:pStyle w:val="Textoindependiente"/>
        <w:spacing w:before="9"/>
        <w:rPr>
          <w:sz w:val="27"/>
          <w:lang w:val="es-MX"/>
        </w:rPr>
      </w:pPr>
    </w:p>
    <w:p w14:paraId="789623D6" w14:textId="77777777" w:rsidR="00EF0426" w:rsidRPr="00D41945" w:rsidRDefault="008F73EB" w:rsidP="00B96398">
      <w:pPr>
        <w:pStyle w:val="Ttulo1"/>
        <w:numPr>
          <w:ilvl w:val="0"/>
          <w:numId w:val="6"/>
        </w:numPr>
        <w:tabs>
          <w:tab w:val="left" w:pos="833"/>
        </w:tabs>
        <w:spacing w:before="1" w:line="276" w:lineRule="auto"/>
        <w:ind w:left="472" w:right="109" w:hanging="361"/>
        <w:jc w:val="both"/>
        <w:rPr>
          <w:b w:val="0"/>
          <w:lang w:val="es-MX"/>
        </w:rPr>
      </w:pPr>
      <w:r w:rsidRPr="00D41945">
        <w:rPr>
          <w:lang w:val="es-MX"/>
        </w:rPr>
        <w:t>Observadores</w:t>
      </w:r>
      <w:r w:rsidR="00063E34" w:rsidRPr="00D41945">
        <w:rPr>
          <w:lang w:val="es-MX"/>
        </w:rPr>
        <w:t xml:space="preserve">. </w:t>
      </w:r>
      <w:r w:rsidR="0047002F" w:rsidRPr="00D41945">
        <w:rPr>
          <w:b w:val="0"/>
          <w:lang w:val="es-MX"/>
        </w:rPr>
        <w:t>P</w:t>
      </w:r>
      <w:r w:rsidRPr="00D41945">
        <w:rPr>
          <w:b w:val="0"/>
          <w:lang w:val="es-MX"/>
        </w:rPr>
        <w:t>ersonas, organizaciones o instancias de</w:t>
      </w:r>
      <w:r w:rsidRPr="00D41945">
        <w:rPr>
          <w:b w:val="0"/>
          <w:spacing w:val="1"/>
          <w:lang w:val="es-MX"/>
        </w:rPr>
        <w:t xml:space="preserve"> </w:t>
      </w:r>
      <w:r w:rsidRPr="00D41945">
        <w:rPr>
          <w:b w:val="0"/>
          <w:lang w:val="es-MX"/>
        </w:rPr>
        <w:t>apoyo que han trabajado con pueblos indígenas y afromexicano. La Autoridad Responsable</w:t>
      </w:r>
      <w:r w:rsidRPr="00D41945">
        <w:rPr>
          <w:b w:val="0"/>
          <w:spacing w:val="1"/>
          <w:lang w:val="es-MX"/>
        </w:rPr>
        <w:t xml:space="preserve"> </w:t>
      </w:r>
      <w:r w:rsidRPr="00D41945">
        <w:rPr>
          <w:b w:val="0"/>
          <w:lang w:val="es-MX"/>
        </w:rPr>
        <w:t>o</w:t>
      </w:r>
      <w:r w:rsidRPr="00D41945">
        <w:rPr>
          <w:b w:val="0"/>
          <w:spacing w:val="1"/>
          <w:lang w:val="es-MX"/>
        </w:rPr>
        <w:t xml:space="preserve"> </w:t>
      </w:r>
      <w:r w:rsidRPr="00D41945">
        <w:rPr>
          <w:b w:val="0"/>
          <w:lang w:val="es-MX"/>
        </w:rPr>
        <w:t>las</w:t>
      </w:r>
      <w:r w:rsidRPr="00D41945">
        <w:rPr>
          <w:b w:val="0"/>
          <w:spacing w:val="1"/>
          <w:lang w:val="es-MX"/>
        </w:rPr>
        <w:t xml:space="preserve"> </w:t>
      </w:r>
      <w:r w:rsidRPr="00D41945">
        <w:rPr>
          <w:b w:val="0"/>
          <w:lang w:val="es-MX"/>
        </w:rPr>
        <w:t>Autoridades</w:t>
      </w:r>
      <w:r w:rsidRPr="00D41945">
        <w:rPr>
          <w:b w:val="0"/>
          <w:spacing w:val="1"/>
          <w:lang w:val="es-MX"/>
        </w:rPr>
        <w:t xml:space="preserve"> </w:t>
      </w:r>
      <w:r w:rsidRPr="00D41945">
        <w:rPr>
          <w:b w:val="0"/>
          <w:lang w:val="es-MX"/>
        </w:rPr>
        <w:lastRenderedPageBreak/>
        <w:t>Representativas</w:t>
      </w:r>
      <w:r w:rsidRPr="00D41945">
        <w:rPr>
          <w:b w:val="0"/>
          <w:spacing w:val="1"/>
          <w:lang w:val="es-MX"/>
        </w:rPr>
        <w:t xml:space="preserve"> </w:t>
      </w:r>
      <w:r w:rsidRPr="00D41945">
        <w:rPr>
          <w:b w:val="0"/>
          <w:lang w:val="es-MX"/>
        </w:rPr>
        <w:t>indígenas</w:t>
      </w:r>
      <w:r w:rsidRPr="00D41945">
        <w:rPr>
          <w:b w:val="0"/>
          <w:spacing w:val="1"/>
          <w:lang w:val="es-MX"/>
        </w:rPr>
        <w:t xml:space="preserve"> </w:t>
      </w:r>
      <w:r w:rsidRPr="00D41945">
        <w:rPr>
          <w:b w:val="0"/>
          <w:lang w:val="es-MX"/>
        </w:rPr>
        <w:t>también</w:t>
      </w:r>
      <w:r w:rsidRPr="00D41945">
        <w:rPr>
          <w:b w:val="0"/>
          <w:spacing w:val="1"/>
          <w:lang w:val="es-MX"/>
        </w:rPr>
        <w:t xml:space="preserve"> </w:t>
      </w:r>
      <w:r w:rsidRPr="00D41945">
        <w:rPr>
          <w:b w:val="0"/>
          <w:lang w:val="es-MX"/>
        </w:rPr>
        <w:t>podrán</w:t>
      </w:r>
      <w:r w:rsidRPr="00D41945">
        <w:rPr>
          <w:b w:val="0"/>
          <w:spacing w:val="1"/>
          <w:lang w:val="es-MX"/>
        </w:rPr>
        <w:t xml:space="preserve"> </w:t>
      </w:r>
      <w:r w:rsidRPr="00D41945">
        <w:rPr>
          <w:b w:val="0"/>
          <w:lang w:val="es-MX"/>
        </w:rPr>
        <w:t>invitar</w:t>
      </w:r>
      <w:r w:rsidRPr="00D41945">
        <w:rPr>
          <w:b w:val="0"/>
          <w:spacing w:val="1"/>
          <w:lang w:val="es-MX"/>
        </w:rPr>
        <w:t xml:space="preserve"> </w:t>
      </w:r>
      <w:r w:rsidRPr="00D41945">
        <w:rPr>
          <w:b w:val="0"/>
          <w:lang w:val="es-MX"/>
        </w:rPr>
        <w:t>a</w:t>
      </w:r>
      <w:r w:rsidRPr="00D41945">
        <w:rPr>
          <w:b w:val="0"/>
          <w:spacing w:val="1"/>
          <w:lang w:val="es-MX"/>
        </w:rPr>
        <w:t xml:space="preserve"> </w:t>
      </w:r>
      <w:r w:rsidRPr="00D41945">
        <w:rPr>
          <w:b w:val="0"/>
          <w:lang w:val="es-MX"/>
        </w:rPr>
        <w:t>Universidades,</w:t>
      </w:r>
      <w:r w:rsidRPr="00D41945">
        <w:rPr>
          <w:b w:val="0"/>
          <w:spacing w:val="1"/>
          <w:lang w:val="es-MX"/>
        </w:rPr>
        <w:t xml:space="preserve"> </w:t>
      </w:r>
      <w:r w:rsidRPr="00D41945">
        <w:rPr>
          <w:b w:val="0"/>
          <w:lang w:val="es-MX"/>
        </w:rPr>
        <w:t>Organizaciones</w:t>
      </w:r>
      <w:r w:rsidRPr="00D41945">
        <w:rPr>
          <w:b w:val="0"/>
          <w:spacing w:val="1"/>
          <w:lang w:val="es-MX"/>
        </w:rPr>
        <w:t xml:space="preserve"> </w:t>
      </w:r>
      <w:r w:rsidRPr="00D41945">
        <w:rPr>
          <w:b w:val="0"/>
          <w:lang w:val="es-MX"/>
        </w:rPr>
        <w:t>No</w:t>
      </w:r>
      <w:r w:rsidRPr="00D41945">
        <w:rPr>
          <w:b w:val="0"/>
          <w:spacing w:val="1"/>
          <w:lang w:val="es-MX"/>
        </w:rPr>
        <w:t xml:space="preserve"> </w:t>
      </w:r>
      <w:r w:rsidRPr="00D41945">
        <w:rPr>
          <w:b w:val="0"/>
          <w:lang w:val="es-MX"/>
        </w:rPr>
        <w:t>Gubernamentales</w:t>
      </w:r>
      <w:r w:rsidRPr="00D41945">
        <w:rPr>
          <w:b w:val="0"/>
          <w:spacing w:val="1"/>
          <w:lang w:val="es-MX"/>
        </w:rPr>
        <w:t xml:space="preserve"> </w:t>
      </w:r>
      <w:r w:rsidRPr="00D41945">
        <w:rPr>
          <w:b w:val="0"/>
          <w:lang w:val="es-MX"/>
        </w:rPr>
        <w:t>u</w:t>
      </w:r>
      <w:r w:rsidRPr="00D41945">
        <w:rPr>
          <w:b w:val="0"/>
          <w:spacing w:val="1"/>
          <w:lang w:val="es-MX"/>
        </w:rPr>
        <w:t xml:space="preserve"> </w:t>
      </w:r>
      <w:r w:rsidRPr="00D41945">
        <w:rPr>
          <w:b w:val="0"/>
          <w:lang w:val="es-MX"/>
        </w:rPr>
        <w:t>algún</w:t>
      </w:r>
      <w:r w:rsidRPr="00D41945">
        <w:rPr>
          <w:b w:val="0"/>
          <w:spacing w:val="1"/>
          <w:lang w:val="es-MX"/>
        </w:rPr>
        <w:t xml:space="preserve"> </w:t>
      </w:r>
      <w:r w:rsidRPr="00D41945">
        <w:rPr>
          <w:b w:val="0"/>
          <w:lang w:val="es-MX"/>
        </w:rPr>
        <w:t>otro</w:t>
      </w:r>
      <w:r w:rsidRPr="00D41945">
        <w:rPr>
          <w:b w:val="0"/>
          <w:spacing w:val="1"/>
          <w:lang w:val="es-MX"/>
        </w:rPr>
        <w:t xml:space="preserve"> </w:t>
      </w:r>
      <w:r w:rsidRPr="00D41945">
        <w:rPr>
          <w:b w:val="0"/>
          <w:lang w:val="es-MX"/>
        </w:rPr>
        <w:t>tipo</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instancia</w:t>
      </w:r>
      <w:r w:rsidRPr="00D41945">
        <w:rPr>
          <w:b w:val="0"/>
          <w:spacing w:val="1"/>
          <w:lang w:val="es-MX"/>
        </w:rPr>
        <w:t xml:space="preserve"> </w:t>
      </w:r>
      <w:r w:rsidRPr="00D41945">
        <w:rPr>
          <w:b w:val="0"/>
          <w:lang w:val="es-MX"/>
        </w:rPr>
        <w:t>que</w:t>
      </w:r>
      <w:r w:rsidRPr="00D41945">
        <w:rPr>
          <w:b w:val="0"/>
          <w:spacing w:val="1"/>
          <w:lang w:val="es-MX"/>
        </w:rPr>
        <w:t xml:space="preserve"> </w:t>
      </w:r>
      <w:r w:rsidRPr="00D41945">
        <w:rPr>
          <w:b w:val="0"/>
          <w:lang w:val="es-MX"/>
        </w:rPr>
        <w:t>brinde</w:t>
      </w:r>
      <w:r w:rsidRPr="00D41945">
        <w:rPr>
          <w:b w:val="0"/>
          <w:spacing w:val="1"/>
          <w:lang w:val="es-MX"/>
        </w:rPr>
        <w:t xml:space="preserve"> </w:t>
      </w:r>
      <w:r w:rsidRPr="00D41945">
        <w:rPr>
          <w:b w:val="0"/>
          <w:lang w:val="es-MX"/>
        </w:rPr>
        <w:t>apoyo,</w:t>
      </w:r>
      <w:r w:rsidRPr="00D41945">
        <w:rPr>
          <w:b w:val="0"/>
          <w:spacing w:val="-64"/>
          <w:lang w:val="es-MX"/>
        </w:rPr>
        <w:t xml:space="preserve"> </w:t>
      </w:r>
      <w:r w:rsidRPr="00D41945">
        <w:rPr>
          <w:b w:val="0"/>
          <w:lang w:val="es-MX"/>
        </w:rPr>
        <w:t>respetando</w:t>
      </w:r>
      <w:r w:rsidRPr="00D41945">
        <w:rPr>
          <w:b w:val="0"/>
          <w:spacing w:val="-1"/>
          <w:lang w:val="es-MX"/>
        </w:rPr>
        <w:t xml:space="preserve"> </w:t>
      </w:r>
      <w:r w:rsidRPr="00D41945">
        <w:rPr>
          <w:b w:val="0"/>
          <w:lang w:val="es-MX"/>
        </w:rPr>
        <w:t>las características y condiciones de participación de los</w:t>
      </w:r>
      <w:r w:rsidRPr="00D41945">
        <w:rPr>
          <w:b w:val="0"/>
          <w:spacing w:val="-1"/>
          <w:lang w:val="es-MX"/>
        </w:rPr>
        <w:t xml:space="preserve"> </w:t>
      </w:r>
      <w:r w:rsidRPr="00D41945">
        <w:rPr>
          <w:b w:val="0"/>
          <w:lang w:val="es-MX"/>
        </w:rPr>
        <w:t>pueblos.</w:t>
      </w:r>
      <w:r w:rsidR="0047002F" w:rsidRPr="00D41945">
        <w:rPr>
          <w:b w:val="0"/>
          <w:lang w:val="es-MX"/>
        </w:rPr>
        <w:t xml:space="preserve"> </w:t>
      </w:r>
      <w:r w:rsidRPr="00D41945">
        <w:rPr>
          <w:b w:val="0"/>
          <w:spacing w:val="-1"/>
          <w:lang w:val="es-MX"/>
        </w:rPr>
        <w:t>Se</w:t>
      </w:r>
      <w:r w:rsidRPr="00D41945">
        <w:rPr>
          <w:b w:val="0"/>
          <w:spacing w:val="-17"/>
          <w:lang w:val="es-MX"/>
        </w:rPr>
        <w:t xml:space="preserve"> </w:t>
      </w:r>
      <w:r w:rsidRPr="00D41945">
        <w:rPr>
          <w:b w:val="0"/>
          <w:spacing w:val="-1"/>
          <w:lang w:val="es-MX"/>
        </w:rPr>
        <w:t>invitarán</w:t>
      </w:r>
      <w:r w:rsidRPr="00D41945">
        <w:rPr>
          <w:b w:val="0"/>
          <w:spacing w:val="-17"/>
          <w:lang w:val="es-MX"/>
        </w:rPr>
        <w:t xml:space="preserve"> </w:t>
      </w:r>
      <w:r w:rsidRPr="00D41945">
        <w:rPr>
          <w:b w:val="0"/>
          <w:lang w:val="es-MX"/>
        </w:rPr>
        <w:t>como</w:t>
      </w:r>
      <w:r w:rsidRPr="00D41945">
        <w:rPr>
          <w:b w:val="0"/>
          <w:spacing w:val="-16"/>
          <w:lang w:val="es-MX"/>
        </w:rPr>
        <w:t xml:space="preserve"> </w:t>
      </w:r>
      <w:r w:rsidRPr="00D41945">
        <w:rPr>
          <w:b w:val="0"/>
          <w:lang w:val="es-MX"/>
        </w:rPr>
        <w:t>observadores</w:t>
      </w:r>
      <w:r w:rsidRPr="00D41945">
        <w:rPr>
          <w:b w:val="0"/>
          <w:spacing w:val="-17"/>
          <w:lang w:val="es-MX"/>
        </w:rPr>
        <w:t xml:space="preserve"> </w:t>
      </w:r>
      <w:r w:rsidRPr="00D41945">
        <w:rPr>
          <w:b w:val="0"/>
          <w:lang w:val="es-MX"/>
        </w:rPr>
        <w:t>a</w:t>
      </w:r>
      <w:r w:rsidRPr="00D41945">
        <w:rPr>
          <w:b w:val="0"/>
          <w:spacing w:val="-16"/>
          <w:lang w:val="es-MX"/>
        </w:rPr>
        <w:t xml:space="preserve"> </w:t>
      </w:r>
      <w:r w:rsidRPr="00D41945">
        <w:rPr>
          <w:b w:val="0"/>
          <w:lang w:val="es-MX"/>
        </w:rPr>
        <w:t>la</w:t>
      </w:r>
      <w:r w:rsidRPr="00D41945">
        <w:rPr>
          <w:b w:val="0"/>
          <w:spacing w:val="-17"/>
          <w:lang w:val="es-MX"/>
        </w:rPr>
        <w:t xml:space="preserve"> </w:t>
      </w:r>
      <w:r w:rsidRPr="00D41945">
        <w:rPr>
          <w:b w:val="0"/>
          <w:lang w:val="es-MX"/>
        </w:rPr>
        <w:t>Comisión</w:t>
      </w:r>
      <w:r w:rsidRPr="00D41945">
        <w:rPr>
          <w:b w:val="0"/>
          <w:spacing w:val="-16"/>
          <w:lang w:val="es-MX"/>
        </w:rPr>
        <w:t xml:space="preserve"> </w:t>
      </w:r>
      <w:r w:rsidRPr="00D41945">
        <w:rPr>
          <w:b w:val="0"/>
          <w:lang w:val="es-MX"/>
        </w:rPr>
        <w:t>Nacional</w:t>
      </w:r>
      <w:r w:rsidRPr="00D41945">
        <w:rPr>
          <w:b w:val="0"/>
          <w:spacing w:val="-17"/>
          <w:lang w:val="es-MX"/>
        </w:rPr>
        <w:t xml:space="preserve"> </w:t>
      </w:r>
      <w:r w:rsidRPr="00D41945">
        <w:rPr>
          <w:b w:val="0"/>
          <w:lang w:val="es-MX"/>
        </w:rPr>
        <w:t>de</w:t>
      </w:r>
      <w:r w:rsidRPr="00D41945">
        <w:rPr>
          <w:b w:val="0"/>
          <w:spacing w:val="-16"/>
          <w:lang w:val="es-MX"/>
        </w:rPr>
        <w:t xml:space="preserve"> </w:t>
      </w:r>
      <w:r w:rsidRPr="00D41945">
        <w:rPr>
          <w:b w:val="0"/>
          <w:lang w:val="es-MX"/>
        </w:rPr>
        <w:t>los</w:t>
      </w:r>
      <w:r w:rsidRPr="00D41945">
        <w:rPr>
          <w:b w:val="0"/>
          <w:spacing w:val="-17"/>
          <w:lang w:val="es-MX"/>
        </w:rPr>
        <w:t xml:space="preserve"> </w:t>
      </w:r>
      <w:r w:rsidRPr="00D41945">
        <w:rPr>
          <w:b w:val="0"/>
          <w:lang w:val="es-MX"/>
        </w:rPr>
        <w:t>Derechos</w:t>
      </w:r>
      <w:r w:rsidRPr="00D41945">
        <w:rPr>
          <w:b w:val="0"/>
          <w:spacing w:val="-17"/>
          <w:lang w:val="es-MX"/>
        </w:rPr>
        <w:t xml:space="preserve"> </w:t>
      </w:r>
      <w:r w:rsidRPr="00D41945">
        <w:rPr>
          <w:b w:val="0"/>
          <w:lang w:val="es-MX"/>
        </w:rPr>
        <w:t>Humanos</w:t>
      </w:r>
      <w:r w:rsidRPr="00D41945">
        <w:rPr>
          <w:b w:val="0"/>
          <w:spacing w:val="-16"/>
          <w:lang w:val="es-MX"/>
        </w:rPr>
        <w:t xml:space="preserve"> </w:t>
      </w:r>
      <w:r w:rsidRPr="00D41945">
        <w:rPr>
          <w:b w:val="0"/>
          <w:lang w:val="es-MX"/>
        </w:rPr>
        <w:t>y</w:t>
      </w:r>
      <w:r w:rsidRPr="00D41945">
        <w:rPr>
          <w:b w:val="0"/>
          <w:spacing w:val="-17"/>
          <w:lang w:val="es-MX"/>
        </w:rPr>
        <w:t xml:space="preserve"> </w:t>
      </w:r>
      <w:r w:rsidRPr="00D41945">
        <w:rPr>
          <w:b w:val="0"/>
          <w:lang w:val="es-MX"/>
        </w:rPr>
        <w:t>Comisión</w:t>
      </w:r>
      <w:r w:rsidRPr="00D41945">
        <w:rPr>
          <w:b w:val="0"/>
          <w:spacing w:val="-64"/>
          <w:lang w:val="es-MX"/>
        </w:rPr>
        <w:t xml:space="preserve"> </w:t>
      </w:r>
      <w:r w:rsidRPr="00D41945">
        <w:rPr>
          <w:b w:val="0"/>
          <w:lang w:val="es-MX"/>
        </w:rPr>
        <w:t>de</w:t>
      </w:r>
      <w:r w:rsidRPr="00D41945">
        <w:rPr>
          <w:b w:val="0"/>
          <w:spacing w:val="-1"/>
          <w:lang w:val="es-MX"/>
        </w:rPr>
        <w:t xml:space="preserve"> </w:t>
      </w:r>
      <w:r w:rsidRPr="00D41945">
        <w:rPr>
          <w:b w:val="0"/>
          <w:lang w:val="es-MX"/>
        </w:rPr>
        <w:t>Derechos Humanos del Estado de Puebla.</w:t>
      </w:r>
    </w:p>
    <w:p w14:paraId="32E9C905" w14:textId="77777777" w:rsidR="00EF0426" w:rsidRPr="00D41945" w:rsidRDefault="00EF0426">
      <w:pPr>
        <w:pStyle w:val="Textoindependiente"/>
        <w:spacing w:before="5"/>
        <w:rPr>
          <w:sz w:val="20"/>
          <w:lang w:val="es-MX"/>
        </w:rPr>
      </w:pPr>
    </w:p>
    <w:p w14:paraId="4DD19D75" w14:textId="77777777" w:rsidR="00EF0426" w:rsidRPr="00D41945" w:rsidRDefault="008F73EB" w:rsidP="003D7E64">
      <w:pPr>
        <w:pStyle w:val="Ttulo1"/>
        <w:numPr>
          <w:ilvl w:val="0"/>
          <w:numId w:val="6"/>
        </w:numPr>
        <w:tabs>
          <w:tab w:val="left" w:pos="765"/>
        </w:tabs>
        <w:spacing w:before="1" w:line="276" w:lineRule="auto"/>
        <w:ind w:left="537" w:right="109" w:hanging="228"/>
        <w:jc w:val="both"/>
        <w:rPr>
          <w:b w:val="0"/>
          <w:lang w:val="es-MX"/>
        </w:rPr>
      </w:pPr>
      <w:r w:rsidRPr="00D41945">
        <w:rPr>
          <w:lang w:val="es-MX"/>
        </w:rPr>
        <w:t>Órgano</w:t>
      </w:r>
      <w:r w:rsidRPr="00D41945">
        <w:rPr>
          <w:spacing w:val="-1"/>
          <w:lang w:val="es-MX"/>
        </w:rPr>
        <w:t xml:space="preserve"> </w:t>
      </w:r>
      <w:r w:rsidRPr="00D41945">
        <w:rPr>
          <w:lang w:val="es-MX"/>
        </w:rPr>
        <w:t>Garante</w:t>
      </w:r>
      <w:r w:rsidR="00063E34" w:rsidRPr="00D41945">
        <w:rPr>
          <w:lang w:val="es-MX"/>
        </w:rPr>
        <w:t xml:space="preserve">. </w:t>
      </w:r>
      <w:r w:rsidRPr="00D41945">
        <w:rPr>
          <w:b w:val="0"/>
          <w:lang w:val="es-MX"/>
        </w:rPr>
        <w:t>La</w:t>
      </w:r>
      <w:r w:rsidRPr="00D41945">
        <w:rPr>
          <w:b w:val="0"/>
          <w:spacing w:val="1"/>
          <w:lang w:val="es-MX"/>
        </w:rPr>
        <w:t xml:space="preserve"> </w:t>
      </w:r>
      <w:r w:rsidRPr="00D41945">
        <w:rPr>
          <w:b w:val="0"/>
          <w:lang w:val="es-MX"/>
        </w:rPr>
        <w:t>Subsecretaría</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Prevención</w:t>
      </w:r>
      <w:r w:rsidRPr="00D41945">
        <w:rPr>
          <w:b w:val="0"/>
          <w:spacing w:val="1"/>
          <w:lang w:val="es-MX"/>
        </w:rPr>
        <w:t xml:space="preserve"> </w:t>
      </w:r>
      <w:r w:rsidRPr="00D41945">
        <w:rPr>
          <w:b w:val="0"/>
          <w:lang w:val="es-MX"/>
        </w:rPr>
        <w:t>del</w:t>
      </w:r>
      <w:r w:rsidRPr="00D41945">
        <w:rPr>
          <w:b w:val="0"/>
          <w:spacing w:val="1"/>
          <w:lang w:val="es-MX"/>
        </w:rPr>
        <w:t xml:space="preserve"> </w:t>
      </w:r>
      <w:r w:rsidRPr="00D41945">
        <w:rPr>
          <w:b w:val="0"/>
          <w:lang w:val="es-MX"/>
        </w:rPr>
        <w:t>Delito</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Derechos</w:t>
      </w:r>
      <w:r w:rsidRPr="00D41945">
        <w:rPr>
          <w:b w:val="0"/>
          <w:spacing w:val="1"/>
          <w:lang w:val="es-MX"/>
        </w:rPr>
        <w:t xml:space="preserve"> </w:t>
      </w:r>
      <w:r w:rsidRPr="00D41945">
        <w:rPr>
          <w:b w:val="0"/>
          <w:lang w:val="es-MX"/>
        </w:rPr>
        <w:t>Humanos</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la</w:t>
      </w:r>
      <w:r w:rsidRPr="00D41945">
        <w:rPr>
          <w:b w:val="0"/>
          <w:spacing w:val="1"/>
          <w:lang w:val="es-MX"/>
        </w:rPr>
        <w:t xml:space="preserve"> </w:t>
      </w:r>
      <w:r w:rsidRPr="00D41945">
        <w:rPr>
          <w:b w:val="0"/>
          <w:lang w:val="es-MX"/>
        </w:rPr>
        <w:t>Secretaría</w:t>
      </w:r>
      <w:r w:rsidRPr="00D41945">
        <w:rPr>
          <w:b w:val="0"/>
          <w:spacing w:val="1"/>
          <w:lang w:val="es-MX"/>
        </w:rPr>
        <w:t xml:space="preserve"> </w:t>
      </w:r>
      <w:r w:rsidRPr="00D41945">
        <w:rPr>
          <w:b w:val="0"/>
          <w:lang w:val="es-MX"/>
        </w:rPr>
        <w:t>de</w:t>
      </w:r>
      <w:r w:rsidRPr="00D41945">
        <w:rPr>
          <w:b w:val="0"/>
          <w:spacing w:val="1"/>
          <w:lang w:val="es-MX"/>
        </w:rPr>
        <w:t xml:space="preserve"> </w:t>
      </w:r>
      <w:r w:rsidRPr="00D41945">
        <w:rPr>
          <w:b w:val="0"/>
          <w:lang w:val="es-MX"/>
        </w:rPr>
        <w:t>Gobernación del Estado de Puebla, coadyuvará en el proceso de consulta, como instancia</w:t>
      </w:r>
      <w:r w:rsidRPr="00D41945">
        <w:rPr>
          <w:b w:val="0"/>
          <w:spacing w:val="1"/>
          <w:lang w:val="es-MX"/>
        </w:rPr>
        <w:t xml:space="preserve"> </w:t>
      </w:r>
      <w:r w:rsidRPr="00D41945">
        <w:rPr>
          <w:b w:val="0"/>
          <w:lang w:val="es-MX"/>
        </w:rPr>
        <w:t>responsable de vigilar que los sujetos consulados ejerzan plenamente su derecho a la</w:t>
      </w:r>
      <w:r w:rsidRPr="00D41945">
        <w:rPr>
          <w:b w:val="0"/>
          <w:spacing w:val="1"/>
          <w:lang w:val="es-MX"/>
        </w:rPr>
        <w:t xml:space="preserve"> </w:t>
      </w:r>
      <w:r w:rsidRPr="00D41945">
        <w:rPr>
          <w:b w:val="0"/>
          <w:lang w:val="es-MX"/>
        </w:rPr>
        <w:t>consulta previa, libre, informada, culturalmente adecuada y de buena fe; proporcionará a las</w:t>
      </w:r>
      <w:r w:rsidRPr="00D41945">
        <w:rPr>
          <w:b w:val="0"/>
          <w:spacing w:val="-64"/>
          <w:lang w:val="es-MX"/>
        </w:rPr>
        <w:t xml:space="preserve"> </w:t>
      </w:r>
      <w:r w:rsidRPr="00D41945">
        <w:rPr>
          <w:b w:val="0"/>
          <w:lang w:val="es-MX"/>
        </w:rPr>
        <w:t>partes</w:t>
      </w:r>
      <w:r w:rsidRPr="00D41945">
        <w:rPr>
          <w:b w:val="0"/>
          <w:spacing w:val="-12"/>
          <w:lang w:val="es-MX"/>
        </w:rPr>
        <w:t xml:space="preserve"> </w:t>
      </w:r>
      <w:r w:rsidRPr="00D41945">
        <w:rPr>
          <w:b w:val="0"/>
          <w:lang w:val="es-MX"/>
        </w:rPr>
        <w:t>información</w:t>
      </w:r>
      <w:r w:rsidRPr="00D41945">
        <w:rPr>
          <w:b w:val="0"/>
          <w:spacing w:val="-11"/>
          <w:lang w:val="es-MX"/>
        </w:rPr>
        <w:t xml:space="preserve"> </w:t>
      </w:r>
      <w:r w:rsidRPr="00D41945">
        <w:rPr>
          <w:b w:val="0"/>
          <w:lang w:val="es-MX"/>
        </w:rPr>
        <w:t>y</w:t>
      </w:r>
      <w:r w:rsidRPr="00D41945">
        <w:rPr>
          <w:b w:val="0"/>
          <w:spacing w:val="-11"/>
          <w:lang w:val="es-MX"/>
        </w:rPr>
        <w:t xml:space="preserve"> </w:t>
      </w:r>
      <w:r w:rsidRPr="00D41945">
        <w:rPr>
          <w:b w:val="0"/>
          <w:lang w:val="es-MX"/>
        </w:rPr>
        <w:t>asesoría</w:t>
      </w:r>
      <w:r w:rsidRPr="00D41945">
        <w:rPr>
          <w:b w:val="0"/>
          <w:spacing w:val="-11"/>
          <w:lang w:val="es-MX"/>
        </w:rPr>
        <w:t xml:space="preserve"> </w:t>
      </w:r>
      <w:r w:rsidRPr="00D41945">
        <w:rPr>
          <w:b w:val="0"/>
          <w:lang w:val="es-MX"/>
        </w:rPr>
        <w:t>respecto</w:t>
      </w:r>
      <w:r w:rsidRPr="00D41945">
        <w:rPr>
          <w:b w:val="0"/>
          <w:spacing w:val="-12"/>
          <w:lang w:val="es-MX"/>
        </w:rPr>
        <w:t xml:space="preserve"> </w:t>
      </w:r>
      <w:r w:rsidRPr="00D41945">
        <w:rPr>
          <w:b w:val="0"/>
          <w:lang w:val="es-MX"/>
        </w:rPr>
        <w:t>del</w:t>
      </w:r>
      <w:r w:rsidRPr="00D41945">
        <w:rPr>
          <w:b w:val="0"/>
          <w:spacing w:val="-11"/>
          <w:lang w:val="es-MX"/>
        </w:rPr>
        <w:t xml:space="preserve"> </w:t>
      </w:r>
      <w:r w:rsidRPr="00D41945">
        <w:rPr>
          <w:b w:val="0"/>
          <w:lang w:val="es-MX"/>
        </w:rPr>
        <w:t>ejercicio</w:t>
      </w:r>
      <w:r w:rsidRPr="00D41945">
        <w:rPr>
          <w:b w:val="0"/>
          <w:spacing w:val="-11"/>
          <w:lang w:val="es-MX"/>
        </w:rPr>
        <w:t xml:space="preserve"> </w:t>
      </w:r>
      <w:r w:rsidRPr="00D41945">
        <w:rPr>
          <w:b w:val="0"/>
          <w:lang w:val="es-MX"/>
        </w:rPr>
        <w:t>de</w:t>
      </w:r>
      <w:r w:rsidRPr="00D41945">
        <w:rPr>
          <w:b w:val="0"/>
          <w:spacing w:val="-11"/>
          <w:lang w:val="es-MX"/>
        </w:rPr>
        <w:t xml:space="preserve"> </w:t>
      </w:r>
      <w:r w:rsidRPr="00D41945">
        <w:rPr>
          <w:b w:val="0"/>
          <w:lang w:val="es-MX"/>
        </w:rPr>
        <w:t>ese</w:t>
      </w:r>
      <w:r w:rsidRPr="00D41945">
        <w:rPr>
          <w:b w:val="0"/>
          <w:spacing w:val="-12"/>
          <w:lang w:val="es-MX"/>
        </w:rPr>
        <w:t xml:space="preserve"> </w:t>
      </w:r>
      <w:r w:rsidRPr="00D41945">
        <w:rPr>
          <w:b w:val="0"/>
          <w:lang w:val="es-MX"/>
        </w:rPr>
        <w:t>derecho</w:t>
      </w:r>
      <w:r w:rsidRPr="00D41945">
        <w:rPr>
          <w:b w:val="0"/>
          <w:spacing w:val="-11"/>
          <w:lang w:val="es-MX"/>
        </w:rPr>
        <w:t xml:space="preserve"> </w:t>
      </w:r>
      <w:r w:rsidRPr="00D41945">
        <w:rPr>
          <w:b w:val="0"/>
          <w:lang w:val="es-MX"/>
        </w:rPr>
        <w:t>fundamental</w:t>
      </w:r>
      <w:r w:rsidRPr="00D41945">
        <w:rPr>
          <w:b w:val="0"/>
          <w:spacing w:val="-11"/>
          <w:lang w:val="es-MX"/>
        </w:rPr>
        <w:t xml:space="preserve"> </w:t>
      </w:r>
      <w:r w:rsidRPr="00D41945">
        <w:rPr>
          <w:b w:val="0"/>
          <w:lang w:val="es-MX"/>
        </w:rPr>
        <w:t>y</w:t>
      </w:r>
      <w:r w:rsidRPr="00D41945">
        <w:rPr>
          <w:b w:val="0"/>
          <w:spacing w:val="-11"/>
          <w:lang w:val="es-MX"/>
        </w:rPr>
        <w:t xml:space="preserve"> </w:t>
      </w:r>
      <w:r w:rsidRPr="00D41945">
        <w:rPr>
          <w:b w:val="0"/>
          <w:lang w:val="es-MX"/>
        </w:rPr>
        <w:t>contribuirá</w:t>
      </w:r>
      <w:r w:rsidRPr="00D41945">
        <w:rPr>
          <w:b w:val="0"/>
          <w:spacing w:val="-65"/>
          <w:lang w:val="es-MX"/>
        </w:rPr>
        <w:t xml:space="preserve"> </w:t>
      </w:r>
      <w:r w:rsidRPr="00D41945">
        <w:rPr>
          <w:b w:val="0"/>
          <w:lang w:val="es-MX"/>
        </w:rPr>
        <w:t>en caso de ser</w:t>
      </w:r>
      <w:r w:rsidRPr="00D41945">
        <w:rPr>
          <w:b w:val="0"/>
          <w:spacing w:val="-1"/>
          <w:lang w:val="es-MX"/>
        </w:rPr>
        <w:t xml:space="preserve"> </w:t>
      </w:r>
      <w:r w:rsidRPr="00D41945">
        <w:rPr>
          <w:b w:val="0"/>
          <w:lang w:val="es-MX"/>
        </w:rPr>
        <w:t>necesario en la solución de controversias que surjan durante el proceso.</w:t>
      </w:r>
    </w:p>
    <w:p w14:paraId="7D9266C5" w14:textId="77777777" w:rsidR="00EF0426" w:rsidRPr="00D41945" w:rsidRDefault="00EF0426">
      <w:pPr>
        <w:pStyle w:val="Textoindependiente"/>
        <w:spacing w:before="11"/>
        <w:rPr>
          <w:sz w:val="20"/>
          <w:lang w:val="es-MX"/>
        </w:rPr>
      </w:pPr>
    </w:p>
    <w:p w14:paraId="747D8887" w14:textId="77777777" w:rsidR="00EF0426" w:rsidRPr="00D41945" w:rsidRDefault="008F73EB" w:rsidP="00574713">
      <w:pPr>
        <w:pStyle w:val="Ttulo1"/>
        <w:numPr>
          <w:ilvl w:val="0"/>
          <w:numId w:val="6"/>
        </w:numPr>
        <w:tabs>
          <w:tab w:val="left" w:pos="831"/>
        </w:tabs>
        <w:spacing w:before="5" w:line="276" w:lineRule="auto"/>
        <w:ind w:left="537" w:right="109" w:hanging="294"/>
        <w:jc w:val="both"/>
        <w:rPr>
          <w:b w:val="0"/>
          <w:lang w:val="es-MX"/>
        </w:rPr>
      </w:pPr>
      <w:r w:rsidRPr="00D41945">
        <w:rPr>
          <w:lang w:val="es-MX"/>
        </w:rPr>
        <w:t>Traductores</w:t>
      </w:r>
      <w:r w:rsidRPr="00D41945">
        <w:rPr>
          <w:spacing w:val="-1"/>
          <w:lang w:val="es-MX"/>
        </w:rPr>
        <w:t xml:space="preserve"> </w:t>
      </w:r>
      <w:r w:rsidRPr="00D41945">
        <w:rPr>
          <w:lang w:val="es-MX"/>
        </w:rPr>
        <w:t>e intérpretes en</w:t>
      </w:r>
      <w:r w:rsidRPr="00D41945">
        <w:rPr>
          <w:spacing w:val="-1"/>
          <w:lang w:val="es-MX"/>
        </w:rPr>
        <w:t xml:space="preserve"> </w:t>
      </w:r>
      <w:r w:rsidRPr="00D41945">
        <w:rPr>
          <w:lang w:val="es-MX"/>
        </w:rPr>
        <w:t>lenguas indígenas</w:t>
      </w:r>
      <w:r w:rsidRPr="00D41945">
        <w:rPr>
          <w:spacing w:val="-1"/>
          <w:lang w:val="es-MX"/>
        </w:rPr>
        <w:t xml:space="preserve"> </w:t>
      </w:r>
      <w:r w:rsidRPr="00D41945">
        <w:rPr>
          <w:lang w:val="es-MX"/>
        </w:rPr>
        <w:t>del</w:t>
      </w:r>
      <w:r w:rsidRPr="00D41945">
        <w:rPr>
          <w:spacing w:val="-1"/>
          <w:lang w:val="es-MX"/>
        </w:rPr>
        <w:t xml:space="preserve"> </w:t>
      </w:r>
      <w:r w:rsidRPr="00D41945">
        <w:rPr>
          <w:lang w:val="es-MX"/>
        </w:rPr>
        <w:t>Estado</w:t>
      </w:r>
      <w:r w:rsidRPr="00D41945">
        <w:rPr>
          <w:spacing w:val="-1"/>
          <w:lang w:val="es-MX"/>
        </w:rPr>
        <w:t xml:space="preserve"> </w:t>
      </w:r>
      <w:r w:rsidRPr="00D41945">
        <w:rPr>
          <w:lang w:val="es-MX"/>
        </w:rPr>
        <w:t>de Puebla</w:t>
      </w:r>
      <w:r w:rsidR="00063E34" w:rsidRPr="00D41945">
        <w:rPr>
          <w:lang w:val="es-MX"/>
        </w:rPr>
        <w:t xml:space="preserve">. </w:t>
      </w:r>
      <w:r w:rsidRPr="00D41945">
        <w:rPr>
          <w:b w:val="0"/>
          <w:lang w:val="es-MX"/>
        </w:rPr>
        <w:t>A fin de que los sujetos consultados puedan comunicarse y hacerse comprender en sus</w:t>
      </w:r>
      <w:r w:rsidRPr="00D41945">
        <w:rPr>
          <w:b w:val="0"/>
          <w:spacing w:val="1"/>
          <w:lang w:val="es-MX"/>
        </w:rPr>
        <w:t xml:space="preserve"> </w:t>
      </w:r>
      <w:r w:rsidRPr="00D41945">
        <w:rPr>
          <w:b w:val="0"/>
          <w:lang w:val="es-MX"/>
        </w:rPr>
        <w:t>lenguas maternas, asistirán en el proceso de consulta personas intérpretes que realizarán la</w:t>
      </w:r>
      <w:r w:rsidRPr="00D41945">
        <w:rPr>
          <w:b w:val="0"/>
          <w:spacing w:val="-65"/>
          <w:lang w:val="es-MX"/>
        </w:rPr>
        <w:t xml:space="preserve"> </w:t>
      </w:r>
      <w:r w:rsidRPr="00D41945">
        <w:rPr>
          <w:b w:val="0"/>
          <w:lang w:val="es-MX"/>
        </w:rPr>
        <w:t>transferencia oral de una lengua a otra y personas traductoras que producirán un texto con</w:t>
      </w:r>
      <w:r w:rsidRPr="00D41945">
        <w:rPr>
          <w:b w:val="0"/>
          <w:spacing w:val="1"/>
          <w:lang w:val="es-MX"/>
        </w:rPr>
        <w:t xml:space="preserve"> </w:t>
      </w:r>
      <w:r w:rsidRPr="00D41945">
        <w:rPr>
          <w:b w:val="0"/>
          <w:lang w:val="es-MX"/>
        </w:rPr>
        <w:t>significado equivalente en otra lengua.</w:t>
      </w:r>
    </w:p>
    <w:p w14:paraId="0EEB91B7" w14:textId="77777777" w:rsidR="00EF0426" w:rsidRPr="00D41945" w:rsidRDefault="00EF0426">
      <w:pPr>
        <w:pStyle w:val="Textoindependiente"/>
        <w:spacing w:before="7"/>
        <w:rPr>
          <w:sz w:val="20"/>
          <w:lang w:val="es-MX"/>
        </w:rPr>
      </w:pPr>
    </w:p>
    <w:p w14:paraId="7E41D7E4" w14:textId="77777777" w:rsidR="00EF0426" w:rsidRPr="00D41945" w:rsidRDefault="008F73EB" w:rsidP="0097119C">
      <w:pPr>
        <w:pStyle w:val="Ttulo1"/>
        <w:tabs>
          <w:tab w:val="left" w:pos="514"/>
        </w:tabs>
        <w:spacing w:before="1"/>
        <w:ind w:left="0" w:firstLine="0"/>
        <w:rPr>
          <w:lang w:val="es-MX"/>
        </w:rPr>
      </w:pPr>
      <w:r w:rsidRPr="00D41945">
        <w:rPr>
          <w:lang w:val="es-MX"/>
        </w:rPr>
        <w:t>Proceso</w:t>
      </w:r>
      <w:r w:rsidRPr="00D41945">
        <w:rPr>
          <w:spacing w:val="-1"/>
          <w:lang w:val="es-MX"/>
        </w:rPr>
        <w:t xml:space="preserve"> </w:t>
      </w:r>
      <w:r w:rsidRPr="00D41945">
        <w:rPr>
          <w:lang w:val="es-MX"/>
        </w:rPr>
        <w:t>de la Consulta</w:t>
      </w:r>
    </w:p>
    <w:p w14:paraId="3F0451CB" w14:textId="77777777" w:rsidR="00EF0426" w:rsidRPr="00D41945" w:rsidRDefault="00EF0426">
      <w:pPr>
        <w:pStyle w:val="Textoindependiente"/>
        <w:spacing w:before="10"/>
        <w:rPr>
          <w:rFonts w:ascii="Arial"/>
          <w:b/>
          <w:lang w:val="es-MX"/>
        </w:rPr>
      </w:pPr>
    </w:p>
    <w:p w14:paraId="23C2BE47" w14:textId="532BA762" w:rsidR="00EF0426" w:rsidRPr="00D41945" w:rsidRDefault="008F73EB" w:rsidP="00D93BE5">
      <w:pPr>
        <w:pStyle w:val="Prrafodelista"/>
        <w:numPr>
          <w:ilvl w:val="0"/>
          <w:numId w:val="3"/>
        </w:numPr>
        <w:tabs>
          <w:tab w:val="left" w:pos="832"/>
          <w:tab w:val="left" w:pos="833"/>
        </w:tabs>
        <w:spacing w:before="9" w:line="276" w:lineRule="auto"/>
        <w:ind w:left="469" w:right="109" w:hanging="361"/>
        <w:jc w:val="both"/>
        <w:rPr>
          <w:lang w:val="es-MX"/>
        </w:rPr>
      </w:pPr>
      <w:r w:rsidRPr="00D41945">
        <w:rPr>
          <w:b/>
          <w:sz w:val="24"/>
          <w:lang w:val="es-MX"/>
        </w:rPr>
        <w:t>Etapa</w:t>
      </w:r>
      <w:r w:rsidRPr="00D41945">
        <w:rPr>
          <w:b/>
          <w:spacing w:val="-1"/>
          <w:sz w:val="24"/>
          <w:lang w:val="es-MX"/>
        </w:rPr>
        <w:t xml:space="preserve"> </w:t>
      </w:r>
      <w:r w:rsidRPr="00D41945">
        <w:rPr>
          <w:b/>
          <w:sz w:val="24"/>
          <w:lang w:val="es-MX"/>
        </w:rPr>
        <w:t>preparatoria</w:t>
      </w:r>
      <w:r w:rsidR="00063E34" w:rsidRPr="00D41945">
        <w:rPr>
          <w:b/>
          <w:sz w:val="24"/>
          <w:lang w:val="es-MX"/>
        </w:rPr>
        <w:t xml:space="preserve">. </w:t>
      </w:r>
      <w:r w:rsidR="006133F3" w:rsidRPr="00D41945">
        <w:rPr>
          <w:lang w:val="es-MX"/>
        </w:rPr>
        <w:t>L</w:t>
      </w:r>
      <w:r w:rsidRPr="00D41945">
        <w:rPr>
          <w:lang w:val="es-MX"/>
        </w:rPr>
        <w:t>a Autoridad Responsable y las Instancias que correspondan, harán llegar</w:t>
      </w:r>
      <w:r w:rsidRPr="00D41945">
        <w:rPr>
          <w:spacing w:val="1"/>
          <w:lang w:val="es-MX"/>
        </w:rPr>
        <w:t xml:space="preserve"> </w:t>
      </w:r>
      <w:r w:rsidRPr="00D41945">
        <w:rPr>
          <w:lang w:val="es-MX"/>
        </w:rPr>
        <w:t>toda la información relacionada con las medidas legislativas impugnadas, así como de la</w:t>
      </w:r>
      <w:r w:rsidRPr="00D41945">
        <w:rPr>
          <w:spacing w:val="1"/>
          <w:lang w:val="es-MX"/>
        </w:rPr>
        <w:t xml:space="preserve"> </w:t>
      </w:r>
      <w:r w:rsidRPr="00D41945">
        <w:rPr>
          <w:lang w:val="es-MX"/>
        </w:rPr>
        <w:t>relativa</w:t>
      </w:r>
      <w:r w:rsidRPr="00D41945">
        <w:rPr>
          <w:spacing w:val="-7"/>
          <w:lang w:val="es-MX"/>
        </w:rPr>
        <w:t xml:space="preserve"> </w:t>
      </w:r>
      <w:r w:rsidRPr="00D41945">
        <w:rPr>
          <w:lang w:val="es-MX"/>
        </w:rPr>
        <w:t>a</w:t>
      </w:r>
      <w:r w:rsidRPr="00D41945">
        <w:rPr>
          <w:spacing w:val="-7"/>
          <w:lang w:val="es-MX"/>
        </w:rPr>
        <w:t xml:space="preserve"> </w:t>
      </w:r>
      <w:r w:rsidRPr="00D41945">
        <w:rPr>
          <w:lang w:val="es-MX"/>
        </w:rPr>
        <w:t>los</w:t>
      </w:r>
      <w:r w:rsidRPr="00D41945">
        <w:rPr>
          <w:spacing w:val="-7"/>
          <w:lang w:val="es-MX"/>
        </w:rPr>
        <w:t xml:space="preserve"> </w:t>
      </w:r>
      <w:r w:rsidRPr="00D41945">
        <w:rPr>
          <w:lang w:val="es-MX"/>
        </w:rPr>
        <w:t>pueblos</w:t>
      </w:r>
      <w:r w:rsidRPr="00D41945">
        <w:rPr>
          <w:spacing w:val="-7"/>
          <w:lang w:val="es-MX"/>
        </w:rPr>
        <w:t xml:space="preserve"> </w:t>
      </w:r>
      <w:r w:rsidRPr="00D41945">
        <w:rPr>
          <w:lang w:val="es-MX"/>
        </w:rPr>
        <w:t>y</w:t>
      </w:r>
      <w:r w:rsidRPr="00D41945">
        <w:rPr>
          <w:spacing w:val="-7"/>
          <w:lang w:val="es-MX"/>
        </w:rPr>
        <w:t xml:space="preserve"> </w:t>
      </w:r>
      <w:r w:rsidRPr="00D41945">
        <w:rPr>
          <w:lang w:val="es-MX"/>
        </w:rPr>
        <w:t>comunidades</w:t>
      </w:r>
      <w:r w:rsidRPr="00D41945">
        <w:rPr>
          <w:spacing w:val="-7"/>
          <w:lang w:val="es-MX"/>
        </w:rPr>
        <w:t xml:space="preserve"> </w:t>
      </w:r>
      <w:r w:rsidRPr="00D41945">
        <w:rPr>
          <w:lang w:val="es-MX"/>
        </w:rPr>
        <w:t>indígenas</w:t>
      </w:r>
      <w:r w:rsidRPr="00D41945">
        <w:rPr>
          <w:spacing w:val="-7"/>
          <w:lang w:val="es-MX"/>
        </w:rPr>
        <w:t xml:space="preserve"> </w:t>
      </w:r>
      <w:r w:rsidRPr="00D41945">
        <w:rPr>
          <w:lang w:val="es-MX"/>
        </w:rPr>
        <w:t>y</w:t>
      </w:r>
      <w:r w:rsidRPr="00D41945">
        <w:rPr>
          <w:spacing w:val="-7"/>
          <w:lang w:val="es-MX"/>
        </w:rPr>
        <w:t xml:space="preserve"> </w:t>
      </w:r>
      <w:r w:rsidRPr="00D41945">
        <w:rPr>
          <w:lang w:val="es-MX"/>
        </w:rPr>
        <w:t>afromexicanas</w:t>
      </w:r>
      <w:r w:rsidRPr="00D41945">
        <w:rPr>
          <w:spacing w:val="-7"/>
          <w:lang w:val="es-MX"/>
        </w:rPr>
        <w:t xml:space="preserve"> </w:t>
      </w:r>
      <w:r w:rsidRPr="00D41945">
        <w:rPr>
          <w:lang w:val="es-MX"/>
        </w:rPr>
        <w:t>del</w:t>
      </w:r>
      <w:r w:rsidRPr="00D41945">
        <w:rPr>
          <w:spacing w:val="-7"/>
          <w:lang w:val="es-MX"/>
        </w:rPr>
        <w:t xml:space="preserve"> </w:t>
      </w:r>
      <w:r w:rsidRPr="00D41945">
        <w:rPr>
          <w:lang w:val="es-MX"/>
        </w:rPr>
        <w:t>Estado</w:t>
      </w:r>
      <w:r w:rsidRPr="00D41945">
        <w:rPr>
          <w:spacing w:val="-7"/>
          <w:lang w:val="es-MX"/>
        </w:rPr>
        <w:t xml:space="preserve"> </w:t>
      </w:r>
      <w:r w:rsidRPr="00D41945">
        <w:rPr>
          <w:lang w:val="es-MX"/>
        </w:rPr>
        <w:t>de</w:t>
      </w:r>
      <w:r w:rsidRPr="00D41945">
        <w:rPr>
          <w:spacing w:val="-7"/>
          <w:lang w:val="es-MX"/>
        </w:rPr>
        <w:t xml:space="preserve"> </w:t>
      </w:r>
      <w:r w:rsidRPr="00D41945">
        <w:rPr>
          <w:lang w:val="es-MX"/>
        </w:rPr>
        <w:t>Puebla;</w:t>
      </w:r>
      <w:r w:rsidRPr="00D41945">
        <w:rPr>
          <w:spacing w:val="-7"/>
          <w:lang w:val="es-MX"/>
        </w:rPr>
        <w:t xml:space="preserve"> </w:t>
      </w:r>
      <w:r w:rsidRPr="00D41945">
        <w:rPr>
          <w:lang w:val="es-MX"/>
        </w:rPr>
        <w:t>con</w:t>
      </w:r>
      <w:r w:rsidRPr="00D41945">
        <w:rPr>
          <w:spacing w:val="-7"/>
          <w:lang w:val="es-MX"/>
        </w:rPr>
        <w:t xml:space="preserve"> </w:t>
      </w:r>
      <w:r w:rsidRPr="00D41945">
        <w:rPr>
          <w:lang w:val="es-MX"/>
        </w:rPr>
        <w:t>el</w:t>
      </w:r>
      <w:r w:rsidRPr="00D41945">
        <w:rPr>
          <w:spacing w:val="-64"/>
          <w:lang w:val="es-MX"/>
        </w:rPr>
        <w:t xml:space="preserve"> </w:t>
      </w:r>
      <w:r w:rsidR="006133F3" w:rsidRPr="00D41945">
        <w:rPr>
          <w:spacing w:val="-64"/>
          <w:lang w:val="es-MX"/>
        </w:rPr>
        <w:t xml:space="preserve">     </w:t>
      </w:r>
      <w:r w:rsidRPr="00D41945">
        <w:rPr>
          <w:lang w:val="es-MX"/>
        </w:rPr>
        <w:t>objetivo de sistematizar los datos necesarios para generar las condiciones básicas, que</w:t>
      </w:r>
      <w:r w:rsidRPr="00D41945">
        <w:rPr>
          <w:spacing w:val="1"/>
          <w:lang w:val="es-MX"/>
        </w:rPr>
        <w:t xml:space="preserve"> </w:t>
      </w:r>
      <w:r w:rsidRPr="00D41945">
        <w:rPr>
          <w:lang w:val="es-MX"/>
        </w:rPr>
        <w:t>permitan</w:t>
      </w:r>
      <w:r w:rsidRPr="00D41945">
        <w:rPr>
          <w:spacing w:val="-5"/>
          <w:lang w:val="es-MX"/>
        </w:rPr>
        <w:t xml:space="preserve"> </w:t>
      </w:r>
      <w:r w:rsidRPr="00D41945">
        <w:rPr>
          <w:lang w:val="es-MX"/>
        </w:rPr>
        <w:t>desarrollar</w:t>
      </w:r>
      <w:r w:rsidRPr="00D41945">
        <w:rPr>
          <w:spacing w:val="-4"/>
          <w:lang w:val="es-MX"/>
        </w:rPr>
        <w:t xml:space="preserve"> </w:t>
      </w:r>
      <w:r w:rsidRPr="00D41945">
        <w:rPr>
          <w:lang w:val="es-MX"/>
        </w:rPr>
        <w:t>de</w:t>
      </w:r>
      <w:r w:rsidRPr="00D41945">
        <w:rPr>
          <w:spacing w:val="-4"/>
          <w:lang w:val="es-MX"/>
        </w:rPr>
        <w:t xml:space="preserve"> </w:t>
      </w:r>
      <w:r w:rsidRPr="00D41945">
        <w:rPr>
          <w:lang w:val="es-MX"/>
        </w:rPr>
        <w:t>forma</w:t>
      </w:r>
      <w:r w:rsidRPr="00D41945">
        <w:rPr>
          <w:spacing w:val="-4"/>
          <w:lang w:val="es-MX"/>
        </w:rPr>
        <w:t xml:space="preserve"> </w:t>
      </w:r>
      <w:r w:rsidRPr="00D41945">
        <w:rPr>
          <w:lang w:val="es-MX"/>
        </w:rPr>
        <w:t>culturalmente</w:t>
      </w:r>
      <w:r w:rsidRPr="00D41945">
        <w:rPr>
          <w:spacing w:val="-4"/>
          <w:lang w:val="es-MX"/>
        </w:rPr>
        <w:t xml:space="preserve"> </w:t>
      </w:r>
      <w:r w:rsidRPr="00D41945">
        <w:rPr>
          <w:lang w:val="es-MX"/>
        </w:rPr>
        <w:t>adecuada,</w:t>
      </w:r>
      <w:r w:rsidRPr="00D41945">
        <w:rPr>
          <w:spacing w:val="-4"/>
          <w:lang w:val="es-MX"/>
        </w:rPr>
        <w:t xml:space="preserve"> </w:t>
      </w:r>
      <w:r w:rsidRPr="00D41945">
        <w:rPr>
          <w:lang w:val="es-MX"/>
        </w:rPr>
        <w:t>cada</w:t>
      </w:r>
      <w:r w:rsidRPr="00D41945">
        <w:rPr>
          <w:spacing w:val="-4"/>
          <w:lang w:val="es-MX"/>
        </w:rPr>
        <w:t xml:space="preserve"> </w:t>
      </w:r>
      <w:r w:rsidRPr="00D41945">
        <w:rPr>
          <w:lang w:val="es-MX"/>
        </w:rPr>
        <w:t>una</w:t>
      </w:r>
      <w:r w:rsidRPr="00D41945">
        <w:rPr>
          <w:spacing w:val="-4"/>
          <w:lang w:val="es-MX"/>
        </w:rPr>
        <w:t xml:space="preserve"> </w:t>
      </w:r>
      <w:r w:rsidRPr="00D41945">
        <w:rPr>
          <w:lang w:val="es-MX"/>
        </w:rPr>
        <w:t>de</w:t>
      </w:r>
      <w:r w:rsidRPr="00D41945">
        <w:rPr>
          <w:spacing w:val="-4"/>
          <w:lang w:val="es-MX"/>
        </w:rPr>
        <w:t xml:space="preserve"> </w:t>
      </w:r>
      <w:r w:rsidRPr="00D41945">
        <w:rPr>
          <w:lang w:val="es-MX"/>
        </w:rPr>
        <w:t>las</w:t>
      </w:r>
      <w:r w:rsidRPr="00D41945">
        <w:rPr>
          <w:spacing w:val="-4"/>
          <w:lang w:val="es-MX"/>
        </w:rPr>
        <w:t xml:space="preserve"> </w:t>
      </w:r>
      <w:r w:rsidRPr="00D41945">
        <w:rPr>
          <w:lang w:val="es-MX"/>
        </w:rPr>
        <w:t>etapas</w:t>
      </w:r>
      <w:r w:rsidRPr="00D41945">
        <w:rPr>
          <w:spacing w:val="-4"/>
          <w:lang w:val="es-MX"/>
        </w:rPr>
        <w:t xml:space="preserve"> </w:t>
      </w:r>
      <w:r w:rsidRPr="00D41945">
        <w:rPr>
          <w:lang w:val="es-MX"/>
        </w:rPr>
        <w:t>de</w:t>
      </w:r>
      <w:r w:rsidRPr="00D41945">
        <w:rPr>
          <w:spacing w:val="-4"/>
          <w:lang w:val="es-MX"/>
        </w:rPr>
        <w:t xml:space="preserve"> </w:t>
      </w:r>
      <w:r w:rsidRPr="00D41945">
        <w:rPr>
          <w:lang w:val="es-MX"/>
        </w:rPr>
        <w:t>la</w:t>
      </w:r>
      <w:r w:rsidRPr="00D41945">
        <w:rPr>
          <w:spacing w:val="-4"/>
          <w:lang w:val="es-MX"/>
        </w:rPr>
        <w:t xml:space="preserve"> </w:t>
      </w:r>
      <w:r w:rsidRPr="00D41945">
        <w:rPr>
          <w:lang w:val="es-MX"/>
        </w:rPr>
        <w:t>consulta</w:t>
      </w:r>
      <w:r w:rsidR="006133F3" w:rsidRPr="00D41945">
        <w:rPr>
          <w:lang w:val="es-MX"/>
        </w:rPr>
        <w:t xml:space="preserve"> </w:t>
      </w:r>
      <w:r w:rsidRPr="00D41945">
        <w:rPr>
          <w:spacing w:val="-65"/>
          <w:lang w:val="es-MX"/>
        </w:rPr>
        <w:t xml:space="preserve"> </w:t>
      </w:r>
      <w:r w:rsidRPr="00D41945">
        <w:rPr>
          <w:lang w:val="es-MX"/>
        </w:rPr>
        <w:t>previa,</w:t>
      </w:r>
      <w:r w:rsidRPr="00D41945">
        <w:rPr>
          <w:spacing w:val="-1"/>
          <w:lang w:val="es-MX"/>
        </w:rPr>
        <w:t xml:space="preserve"> </w:t>
      </w:r>
      <w:r w:rsidRPr="00D41945">
        <w:rPr>
          <w:lang w:val="es-MX"/>
        </w:rPr>
        <w:t>libre,</w:t>
      </w:r>
      <w:r w:rsidRPr="00D41945">
        <w:rPr>
          <w:spacing w:val="-1"/>
          <w:lang w:val="es-MX"/>
        </w:rPr>
        <w:t xml:space="preserve"> </w:t>
      </w:r>
      <w:r w:rsidRPr="00D41945">
        <w:rPr>
          <w:lang w:val="es-MX"/>
        </w:rPr>
        <w:t>informada,</w:t>
      </w:r>
      <w:r w:rsidRPr="00D41945">
        <w:rPr>
          <w:spacing w:val="-1"/>
          <w:lang w:val="es-MX"/>
        </w:rPr>
        <w:t xml:space="preserve"> </w:t>
      </w:r>
      <w:r w:rsidRPr="00D41945">
        <w:rPr>
          <w:lang w:val="es-MX"/>
        </w:rPr>
        <w:t>culturalmente adecuada y de buena fe.</w:t>
      </w:r>
    </w:p>
    <w:p w14:paraId="010A61FE" w14:textId="77777777" w:rsidR="00EF0426" w:rsidRPr="00D41945" w:rsidRDefault="00EF0426">
      <w:pPr>
        <w:pStyle w:val="Textoindependiente"/>
        <w:spacing w:before="11"/>
        <w:rPr>
          <w:sz w:val="20"/>
          <w:lang w:val="es-MX"/>
        </w:rPr>
      </w:pPr>
    </w:p>
    <w:p w14:paraId="065E0998" w14:textId="77777777" w:rsidR="00EF0426" w:rsidRPr="00D41945" w:rsidRDefault="008F73EB">
      <w:pPr>
        <w:pStyle w:val="Textoindependiente"/>
        <w:spacing w:line="276" w:lineRule="auto"/>
        <w:ind w:left="469" w:right="109"/>
        <w:jc w:val="both"/>
        <w:rPr>
          <w:lang w:val="es-MX"/>
        </w:rPr>
      </w:pPr>
      <w:r w:rsidRPr="00D41945">
        <w:rPr>
          <w:lang w:val="es-MX"/>
        </w:rPr>
        <w:t>En</w:t>
      </w:r>
      <w:r w:rsidRPr="00D41945">
        <w:rPr>
          <w:spacing w:val="-16"/>
          <w:lang w:val="es-MX"/>
        </w:rPr>
        <w:t xml:space="preserve"> </w:t>
      </w:r>
      <w:r w:rsidRPr="00D41945">
        <w:rPr>
          <w:lang w:val="es-MX"/>
        </w:rPr>
        <w:t>razón</w:t>
      </w:r>
      <w:r w:rsidRPr="00D41945">
        <w:rPr>
          <w:spacing w:val="-15"/>
          <w:lang w:val="es-MX"/>
        </w:rPr>
        <w:t xml:space="preserve"> </w:t>
      </w:r>
      <w:r w:rsidRPr="00D41945">
        <w:rPr>
          <w:lang w:val="es-MX"/>
        </w:rPr>
        <w:t>de</w:t>
      </w:r>
      <w:r w:rsidRPr="00D41945">
        <w:rPr>
          <w:spacing w:val="-15"/>
          <w:lang w:val="es-MX"/>
        </w:rPr>
        <w:t xml:space="preserve"> </w:t>
      </w:r>
      <w:r w:rsidRPr="00D41945">
        <w:rPr>
          <w:lang w:val="es-MX"/>
        </w:rPr>
        <w:t>lo</w:t>
      </w:r>
      <w:r w:rsidRPr="00D41945">
        <w:rPr>
          <w:spacing w:val="-15"/>
          <w:lang w:val="es-MX"/>
        </w:rPr>
        <w:t xml:space="preserve"> </w:t>
      </w:r>
      <w:r w:rsidRPr="00D41945">
        <w:rPr>
          <w:lang w:val="es-MX"/>
        </w:rPr>
        <w:t>anterior,</w:t>
      </w:r>
      <w:r w:rsidRPr="00D41945">
        <w:rPr>
          <w:spacing w:val="-15"/>
          <w:lang w:val="es-MX"/>
        </w:rPr>
        <w:t xml:space="preserve"> </w:t>
      </w:r>
      <w:r w:rsidRPr="00D41945">
        <w:rPr>
          <w:lang w:val="es-MX"/>
        </w:rPr>
        <w:t>y</w:t>
      </w:r>
      <w:r w:rsidRPr="00D41945">
        <w:rPr>
          <w:spacing w:val="-15"/>
          <w:lang w:val="es-MX"/>
        </w:rPr>
        <w:t xml:space="preserve"> </w:t>
      </w:r>
      <w:r w:rsidRPr="00D41945">
        <w:rPr>
          <w:lang w:val="es-MX"/>
        </w:rPr>
        <w:t>tomando</w:t>
      </w:r>
      <w:r w:rsidRPr="00D41945">
        <w:rPr>
          <w:spacing w:val="-15"/>
          <w:lang w:val="es-MX"/>
        </w:rPr>
        <w:t xml:space="preserve"> </w:t>
      </w:r>
      <w:r w:rsidRPr="00D41945">
        <w:rPr>
          <w:lang w:val="es-MX"/>
        </w:rPr>
        <w:t>en</w:t>
      </w:r>
      <w:r w:rsidRPr="00D41945">
        <w:rPr>
          <w:spacing w:val="-15"/>
          <w:lang w:val="es-MX"/>
        </w:rPr>
        <w:t xml:space="preserve"> </w:t>
      </w:r>
      <w:r w:rsidRPr="00D41945">
        <w:rPr>
          <w:lang w:val="es-MX"/>
        </w:rPr>
        <w:t>cuenta</w:t>
      </w:r>
      <w:r w:rsidRPr="00D41945">
        <w:rPr>
          <w:spacing w:val="-15"/>
          <w:lang w:val="es-MX"/>
        </w:rPr>
        <w:t xml:space="preserve"> </w:t>
      </w:r>
      <w:r w:rsidRPr="00D41945">
        <w:rPr>
          <w:lang w:val="es-MX"/>
        </w:rPr>
        <w:t>los</w:t>
      </w:r>
      <w:r w:rsidRPr="00D41945">
        <w:rPr>
          <w:spacing w:val="-15"/>
          <w:lang w:val="es-MX"/>
        </w:rPr>
        <w:t xml:space="preserve"> </w:t>
      </w:r>
      <w:r w:rsidRPr="00D41945">
        <w:rPr>
          <w:lang w:val="es-MX"/>
        </w:rPr>
        <w:t>resolutivos</w:t>
      </w:r>
      <w:r w:rsidRPr="00D41945">
        <w:rPr>
          <w:spacing w:val="-15"/>
          <w:lang w:val="es-MX"/>
        </w:rPr>
        <w:t xml:space="preserve"> </w:t>
      </w:r>
      <w:r w:rsidRPr="00D41945">
        <w:rPr>
          <w:lang w:val="es-MX"/>
        </w:rPr>
        <w:t>dictados</w:t>
      </w:r>
      <w:r w:rsidRPr="00D41945">
        <w:rPr>
          <w:spacing w:val="-15"/>
          <w:lang w:val="es-MX"/>
        </w:rPr>
        <w:t xml:space="preserve"> </w:t>
      </w:r>
      <w:r w:rsidRPr="00D41945">
        <w:rPr>
          <w:lang w:val="es-MX"/>
        </w:rPr>
        <w:t>por</w:t>
      </w:r>
      <w:r w:rsidRPr="00D41945">
        <w:rPr>
          <w:spacing w:val="-15"/>
          <w:lang w:val="es-MX"/>
        </w:rPr>
        <w:t xml:space="preserve"> </w:t>
      </w:r>
      <w:r w:rsidRPr="00D41945">
        <w:rPr>
          <w:lang w:val="es-MX"/>
        </w:rPr>
        <w:t>la</w:t>
      </w:r>
      <w:r w:rsidRPr="00D41945">
        <w:rPr>
          <w:spacing w:val="-15"/>
          <w:lang w:val="es-MX"/>
        </w:rPr>
        <w:t xml:space="preserve"> </w:t>
      </w:r>
      <w:r w:rsidRPr="00D41945">
        <w:rPr>
          <w:lang w:val="es-MX"/>
        </w:rPr>
        <w:t>SCJN,</w:t>
      </w:r>
      <w:r w:rsidRPr="00D41945">
        <w:rPr>
          <w:spacing w:val="-15"/>
          <w:lang w:val="es-MX"/>
        </w:rPr>
        <w:t xml:space="preserve"> </w:t>
      </w:r>
      <w:r w:rsidRPr="00D41945">
        <w:rPr>
          <w:lang w:val="es-MX"/>
        </w:rPr>
        <w:t>la</w:t>
      </w:r>
      <w:r w:rsidRPr="00D41945">
        <w:rPr>
          <w:spacing w:val="-15"/>
          <w:lang w:val="es-MX"/>
        </w:rPr>
        <w:t xml:space="preserve"> </w:t>
      </w:r>
      <w:r w:rsidRPr="00D41945">
        <w:rPr>
          <w:lang w:val="es-MX"/>
        </w:rPr>
        <w:t>Autoridad</w:t>
      </w:r>
      <w:r w:rsidRPr="00D41945">
        <w:rPr>
          <w:spacing w:val="-65"/>
          <w:lang w:val="es-MX"/>
        </w:rPr>
        <w:t xml:space="preserve"> </w:t>
      </w:r>
      <w:r w:rsidRPr="00D41945">
        <w:rPr>
          <w:lang w:val="es-MX"/>
        </w:rPr>
        <w:t>Responsable</w:t>
      </w:r>
      <w:r w:rsidRPr="00D41945">
        <w:rPr>
          <w:spacing w:val="1"/>
          <w:lang w:val="es-MX"/>
        </w:rPr>
        <w:t xml:space="preserve"> </w:t>
      </w:r>
      <w:r w:rsidRPr="00D41945">
        <w:rPr>
          <w:lang w:val="es-MX"/>
        </w:rPr>
        <w:t>en</w:t>
      </w:r>
      <w:r w:rsidRPr="00D41945">
        <w:rPr>
          <w:spacing w:val="1"/>
          <w:lang w:val="es-MX"/>
        </w:rPr>
        <w:t xml:space="preserve"> </w:t>
      </w:r>
      <w:r w:rsidRPr="00D41945">
        <w:rPr>
          <w:lang w:val="es-MX"/>
        </w:rPr>
        <w:t>coordinación</w:t>
      </w:r>
      <w:r w:rsidRPr="00D41945">
        <w:rPr>
          <w:spacing w:val="1"/>
          <w:lang w:val="es-MX"/>
        </w:rPr>
        <w:t xml:space="preserve"> </w:t>
      </w:r>
      <w:r w:rsidRPr="00D41945">
        <w:rPr>
          <w:lang w:val="es-MX"/>
        </w:rPr>
        <w:t>con</w:t>
      </w:r>
      <w:r w:rsidRPr="00D41945">
        <w:rPr>
          <w:spacing w:val="1"/>
          <w:lang w:val="es-MX"/>
        </w:rPr>
        <w:t xml:space="preserve"> </w:t>
      </w:r>
      <w:r w:rsidRPr="00D41945">
        <w:rPr>
          <w:lang w:val="es-MX"/>
        </w:rPr>
        <w:t>el</w:t>
      </w:r>
      <w:r w:rsidRPr="00D41945">
        <w:rPr>
          <w:spacing w:val="1"/>
          <w:lang w:val="es-MX"/>
        </w:rPr>
        <w:t xml:space="preserve"> </w:t>
      </w:r>
      <w:r w:rsidRPr="00D41945">
        <w:rPr>
          <w:lang w:val="es-MX"/>
        </w:rPr>
        <w:t>Órgano</w:t>
      </w:r>
      <w:r w:rsidRPr="00D41945">
        <w:rPr>
          <w:spacing w:val="1"/>
          <w:lang w:val="es-MX"/>
        </w:rPr>
        <w:t xml:space="preserve"> </w:t>
      </w:r>
      <w:r w:rsidRPr="00D41945">
        <w:rPr>
          <w:lang w:val="es-MX"/>
        </w:rPr>
        <w:t>Técnico</w:t>
      </w:r>
      <w:r w:rsidRPr="00D41945">
        <w:rPr>
          <w:spacing w:val="1"/>
          <w:lang w:val="es-MX"/>
        </w:rPr>
        <w:t xml:space="preserve"> </w:t>
      </w:r>
      <w:r w:rsidRPr="00D41945">
        <w:rPr>
          <w:lang w:val="es-MX"/>
        </w:rPr>
        <w:t>y</w:t>
      </w:r>
      <w:r w:rsidRPr="00D41945">
        <w:rPr>
          <w:spacing w:val="1"/>
          <w:lang w:val="es-MX"/>
        </w:rPr>
        <w:t xml:space="preserve"> </w:t>
      </w:r>
      <w:r w:rsidRPr="00D41945">
        <w:rPr>
          <w:lang w:val="es-MX"/>
        </w:rPr>
        <w:t>las</w:t>
      </w:r>
      <w:r w:rsidRPr="00D41945">
        <w:rPr>
          <w:spacing w:val="1"/>
          <w:lang w:val="es-MX"/>
        </w:rPr>
        <w:t xml:space="preserve"> </w:t>
      </w:r>
      <w:r w:rsidRPr="00D41945">
        <w:rPr>
          <w:lang w:val="es-MX"/>
        </w:rPr>
        <w:t>demás</w:t>
      </w:r>
      <w:r w:rsidRPr="00D41945">
        <w:rPr>
          <w:spacing w:val="1"/>
          <w:lang w:val="es-MX"/>
        </w:rPr>
        <w:t xml:space="preserve"> </w:t>
      </w:r>
      <w:r w:rsidRPr="00D41945">
        <w:rPr>
          <w:lang w:val="es-MX"/>
        </w:rPr>
        <w:t>instancias</w:t>
      </w:r>
      <w:r w:rsidRPr="00D41945">
        <w:rPr>
          <w:spacing w:val="1"/>
          <w:lang w:val="es-MX"/>
        </w:rPr>
        <w:t xml:space="preserve"> </w:t>
      </w:r>
      <w:r w:rsidRPr="00D41945">
        <w:rPr>
          <w:lang w:val="es-MX"/>
        </w:rPr>
        <w:t>que</w:t>
      </w:r>
      <w:r w:rsidRPr="00D41945">
        <w:rPr>
          <w:spacing w:val="1"/>
          <w:lang w:val="es-MX"/>
        </w:rPr>
        <w:t xml:space="preserve"> </w:t>
      </w:r>
      <w:r w:rsidRPr="00D41945">
        <w:rPr>
          <w:lang w:val="es-MX"/>
        </w:rPr>
        <w:t>participarán</w:t>
      </w:r>
      <w:r w:rsidRPr="00D41945">
        <w:rPr>
          <w:spacing w:val="-3"/>
          <w:lang w:val="es-MX"/>
        </w:rPr>
        <w:t xml:space="preserve"> </w:t>
      </w:r>
      <w:r w:rsidRPr="00D41945">
        <w:rPr>
          <w:lang w:val="es-MX"/>
        </w:rPr>
        <w:t>en</w:t>
      </w:r>
      <w:r w:rsidRPr="00D41945">
        <w:rPr>
          <w:spacing w:val="-2"/>
          <w:lang w:val="es-MX"/>
        </w:rPr>
        <w:t xml:space="preserve"> </w:t>
      </w:r>
      <w:r w:rsidRPr="00D41945">
        <w:rPr>
          <w:lang w:val="es-MX"/>
        </w:rPr>
        <w:t>el</w:t>
      </w:r>
      <w:r w:rsidRPr="00D41945">
        <w:rPr>
          <w:spacing w:val="-2"/>
          <w:lang w:val="es-MX"/>
        </w:rPr>
        <w:t xml:space="preserve"> </w:t>
      </w:r>
      <w:r w:rsidRPr="00D41945">
        <w:rPr>
          <w:lang w:val="es-MX"/>
        </w:rPr>
        <w:t>proceso,</w:t>
      </w:r>
      <w:r w:rsidRPr="00D41945">
        <w:rPr>
          <w:spacing w:val="-2"/>
          <w:lang w:val="es-MX"/>
        </w:rPr>
        <w:t xml:space="preserve"> </w:t>
      </w:r>
      <w:r w:rsidRPr="00D41945">
        <w:rPr>
          <w:lang w:val="es-MX"/>
        </w:rPr>
        <w:t>celebrarán</w:t>
      </w:r>
      <w:r w:rsidRPr="00D41945">
        <w:rPr>
          <w:spacing w:val="-2"/>
          <w:lang w:val="es-MX"/>
        </w:rPr>
        <w:t xml:space="preserve"> </w:t>
      </w:r>
      <w:r w:rsidRPr="00D41945">
        <w:rPr>
          <w:lang w:val="es-MX"/>
        </w:rPr>
        <w:t>mesas</w:t>
      </w:r>
      <w:r w:rsidRPr="00D41945">
        <w:rPr>
          <w:spacing w:val="-2"/>
          <w:lang w:val="es-MX"/>
        </w:rPr>
        <w:t xml:space="preserve"> </w:t>
      </w:r>
      <w:r w:rsidRPr="00D41945">
        <w:rPr>
          <w:lang w:val="es-MX"/>
        </w:rPr>
        <w:t>de</w:t>
      </w:r>
      <w:r w:rsidRPr="00D41945">
        <w:rPr>
          <w:spacing w:val="-2"/>
          <w:lang w:val="es-MX"/>
        </w:rPr>
        <w:t xml:space="preserve"> </w:t>
      </w:r>
      <w:r w:rsidRPr="00D41945">
        <w:rPr>
          <w:lang w:val="es-MX"/>
        </w:rPr>
        <w:t>trabajo,</w:t>
      </w:r>
      <w:r w:rsidRPr="00D41945">
        <w:rPr>
          <w:spacing w:val="-2"/>
          <w:lang w:val="es-MX"/>
        </w:rPr>
        <w:t xml:space="preserve"> </w:t>
      </w:r>
      <w:r w:rsidRPr="00D41945">
        <w:rPr>
          <w:lang w:val="es-MX"/>
        </w:rPr>
        <w:t>en</w:t>
      </w:r>
      <w:r w:rsidRPr="00D41945">
        <w:rPr>
          <w:spacing w:val="-2"/>
          <w:lang w:val="es-MX"/>
        </w:rPr>
        <w:t xml:space="preserve"> </w:t>
      </w:r>
      <w:r w:rsidRPr="00D41945">
        <w:rPr>
          <w:lang w:val="es-MX"/>
        </w:rPr>
        <w:t>donde</w:t>
      </w:r>
      <w:r w:rsidRPr="00D41945">
        <w:rPr>
          <w:spacing w:val="-2"/>
          <w:lang w:val="es-MX"/>
        </w:rPr>
        <w:t xml:space="preserve"> </w:t>
      </w:r>
      <w:r w:rsidRPr="00D41945">
        <w:rPr>
          <w:lang w:val="es-MX"/>
        </w:rPr>
        <w:t>identificarán</w:t>
      </w:r>
      <w:r w:rsidRPr="00D41945">
        <w:rPr>
          <w:spacing w:val="-2"/>
          <w:lang w:val="es-MX"/>
        </w:rPr>
        <w:t xml:space="preserve"> </w:t>
      </w:r>
      <w:r w:rsidRPr="00D41945">
        <w:rPr>
          <w:lang w:val="es-MX"/>
        </w:rPr>
        <w:t>a</w:t>
      </w:r>
      <w:r w:rsidRPr="00D41945">
        <w:rPr>
          <w:spacing w:val="-2"/>
          <w:lang w:val="es-MX"/>
        </w:rPr>
        <w:t xml:space="preserve"> </w:t>
      </w:r>
      <w:r w:rsidRPr="00D41945">
        <w:rPr>
          <w:lang w:val="es-MX"/>
        </w:rPr>
        <w:t>los</w:t>
      </w:r>
      <w:r w:rsidRPr="00D41945">
        <w:rPr>
          <w:spacing w:val="-2"/>
          <w:lang w:val="es-MX"/>
        </w:rPr>
        <w:t xml:space="preserve"> </w:t>
      </w:r>
      <w:r w:rsidRPr="00D41945">
        <w:rPr>
          <w:lang w:val="es-MX"/>
        </w:rPr>
        <w:t>pueblos</w:t>
      </w:r>
      <w:r w:rsidRPr="00D41945">
        <w:rPr>
          <w:spacing w:val="-65"/>
          <w:lang w:val="es-MX"/>
        </w:rPr>
        <w:t xml:space="preserve"> </w:t>
      </w:r>
      <w:r w:rsidRPr="00D41945">
        <w:rPr>
          <w:lang w:val="es-MX"/>
        </w:rPr>
        <w:t>y</w:t>
      </w:r>
      <w:r w:rsidRPr="00D41945">
        <w:rPr>
          <w:spacing w:val="1"/>
          <w:lang w:val="es-MX"/>
        </w:rPr>
        <w:t xml:space="preserve"> </w:t>
      </w:r>
      <w:r w:rsidRPr="00D41945">
        <w:rPr>
          <w:lang w:val="es-MX"/>
        </w:rPr>
        <w:t>comunidades</w:t>
      </w:r>
      <w:r w:rsidRPr="00D41945">
        <w:rPr>
          <w:spacing w:val="1"/>
          <w:lang w:val="es-MX"/>
        </w:rPr>
        <w:t xml:space="preserve"> </w:t>
      </w:r>
      <w:r w:rsidRPr="00D41945">
        <w:rPr>
          <w:lang w:val="es-MX"/>
        </w:rPr>
        <w:t>indígenas</w:t>
      </w:r>
      <w:r w:rsidRPr="00D41945">
        <w:rPr>
          <w:spacing w:val="1"/>
          <w:lang w:val="es-MX"/>
        </w:rPr>
        <w:t xml:space="preserve"> </w:t>
      </w:r>
      <w:r w:rsidRPr="00D41945">
        <w:rPr>
          <w:lang w:val="es-MX"/>
        </w:rPr>
        <w:t>que</w:t>
      </w:r>
      <w:r w:rsidRPr="00D41945">
        <w:rPr>
          <w:spacing w:val="1"/>
          <w:lang w:val="es-MX"/>
        </w:rPr>
        <w:t xml:space="preserve"> </w:t>
      </w:r>
      <w:r w:rsidRPr="00D41945">
        <w:rPr>
          <w:lang w:val="es-MX"/>
        </w:rPr>
        <w:t>sean</w:t>
      </w:r>
      <w:r w:rsidRPr="00D41945">
        <w:rPr>
          <w:spacing w:val="1"/>
          <w:lang w:val="es-MX"/>
        </w:rPr>
        <w:t xml:space="preserve"> </w:t>
      </w:r>
      <w:r w:rsidRPr="00D41945">
        <w:rPr>
          <w:lang w:val="es-MX"/>
        </w:rPr>
        <w:t>susceptibles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ser</w:t>
      </w:r>
      <w:r w:rsidRPr="00D41945">
        <w:rPr>
          <w:spacing w:val="1"/>
          <w:lang w:val="es-MX"/>
        </w:rPr>
        <w:t xml:space="preserve"> </w:t>
      </w:r>
      <w:r w:rsidRPr="00D41945">
        <w:rPr>
          <w:lang w:val="es-MX"/>
        </w:rPr>
        <w:t>consultados</w:t>
      </w:r>
      <w:r w:rsidRPr="00D41945">
        <w:rPr>
          <w:spacing w:val="1"/>
          <w:lang w:val="es-MX"/>
        </w:rPr>
        <w:t xml:space="preserve"> </w:t>
      </w:r>
      <w:r w:rsidRPr="00D41945">
        <w:rPr>
          <w:lang w:val="es-MX"/>
        </w:rPr>
        <w:t>a</w:t>
      </w:r>
      <w:r w:rsidRPr="00D41945">
        <w:rPr>
          <w:spacing w:val="1"/>
          <w:lang w:val="es-MX"/>
        </w:rPr>
        <w:t xml:space="preserve"> </w:t>
      </w:r>
      <w:r w:rsidRPr="00D41945">
        <w:rPr>
          <w:lang w:val="es-MX"/>
        </w:rPr>
        <w:t>través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sus</w:t>
      </w:r>
      <w:r w:rsidRPr="00D41945">
        <w:rPr>
          <w:spacing w:val="1"/>
          <w:lang w:val="es-MX"/>
        </w:rPr>
        <w:t xml:space="preserve"> </w:t>
      </w:r>
      <w:r w:rsidRPr="00D41945">
        <w:rPr>
          <w:lang w:val="es-MX"/>
        </w:rPr>
        <w:t>autoridades representativas, así como la metodología, las instancias y modalidades para</w:t>
      </w:r>
      <w:r w:rsidRPr="00D41945">
        <w:rPr>
          <w:spacing w:val="1"/>
          <w:lang w:val="es-MX"/>
        </w:rPr>
        <w:t xml:space="preserve"> </w:t>
      </w:r>
      <w:r w:rsidRPr="00D41945">
        <w:rPr>
          <w:lang w:val="es-MX"/>
        </w:rPr>
        <w:t>llevar</w:t>
      </w:r>
      <w:r w:rsidRPr="00D41945">
        <w:rPr>
          <w:spacing w:val="-1"/>
          <w:lang w:val="es-MX"/>
        </w:rPr>
        <w:t xml:space="preserve"> </w:t>
      </w:r>
      <w:r w:rsidRPr="00D41945">
        <w:rPr>
          <w:lang w:val="es-MX"/>
        </w:rPr>
        <w:t>a cabo la consulta.</w:t>
      </w:r>
    </w:p>
    <w:p w14:paraId="60A2C829" w14:textId="77777777" w:rsidR="006133F3" w:rsidRPr="00D41945" w:rsidRDefault="006133F3">
      <w:pPr>
        <w:pStyle w:val="Textoindependiente"/>
        <w:spacing w:before="1" w:line="276" w:lineRule="auto"/>
        <w:ind w:left="469" w:right="109"/>
        <w:jc w:val="both"/>
        <w:rPr>
          <w:lang w:val="es-MX"/>
        </w:rPr>
      </w:pPr>
    </w:p>
    <w:p w14:paraId="5FE5BE38" w14:textId="326B722E" w:rsidR="00EF0426" w:rsidRPr="00D41945" w:rsidRDefault="008C4FEF">
      <w:pPr>
        <w:pStyle w:val="Textoindependiente"/>
        <w:spacing w:before="1" w:line="276" w:lineRule="auto"/>
        <w:ind w:left="469" w:right="109"/>
        <w:jc w:val="both"/>
        <w:rPr>
          <w:lang w:val="es-MX"/>
        </w:rPr>
      </w:pPr>
      <w:r w:rsidRPr="00D41945">
        <w:rPr>
          <w:lang w:val="es-MX"/>
        </w:rPr>
        <w:t xml:space="preserve"> Asimismo</w:t>
      </w:r>
      <w:r w:rsidR="008F73EB" w:rsidRPr="00D41945">
        <w:rPr>
          <w:lang w:val="es-MX"/>
        </w:rPr>
        <w:t>,</w:t>
      </w:r>
      <w:r w:rsidR="008F73EB" w:rsidRPr="00D41945">
        <w:rPr>
          <w:spacing w:val="-2"/>
          <w:lang w:val="es-MX"/>
        </w:rPr>
        <w:t xml:space="preserve"> </w:t>
      </w:r>
      <w:r w:rsidR="008F73EB" w:rsidRPr="00D41945">
        <w:rPr>
          <w:lang w:val="es-MX"/>
        </w:rPr>
        <w:t>en</w:t>
      </w:r>
      <w:r w:rsidR="008F73EB" w:rsidRPr="00D41945">
        <w:rPr>
          <w:spacing w:val="-2"/>
          <w:lang w:val="es-MX"/>
        </w:rPr>
        <w:t xml:space="preserve"> </w:t>
      </w:r>
      <w:r w:rsidR="008F73EB" w:rsidRPr="00D41945">
        <w:rPr>
          <w:lang w:val="es-MX"/>
        </w:rPr>
        <w:t>esta</w:t>
      </w:r>
      <w:r w:rsidR="008F73EB" w:rsidRPr="00D41945">
        <w:rPr>
          <w:spacing w:val="-2"/>
          <w:lang w:val="es-MX"/>
        </w:rPr>
        <w:t xml:space="preserve"> </w:t>
      </w:r>
      <w:r w:rsidR="008F73EB" w:rsidRPr="00D41945">
        <w:rPr>
          <w:lang w:val="es-MX"/>
        </w:rPr>
        <w:t>etapa</w:t>
      </w:r>
      <w:r w:rsidR="008F73EB" w:rsidRPr="00D41945">
        <w:rPr>
          <w:spacing w:val="-3"/>
          <w:lang w:val="es-MX"/>
        </w:rPr>
        <w:t xml:space="preserve"> </w:t>
      </w:r>
      <w:r w:rsidR="008F73EB" w:rsidRPr="00D41945">
        <w:rPr>
          <w:lang w:val="es-MX"/>
        </w:rPr>
        <w:t>se</w:t>
      </w:r>
      <w:r w:rsidR="008F73EB" w:rsidRPr="00D41945">
        <w:rPr>
          <w:spacing w:val="-2"/>
          <w:lang w:val="es-MX"/>
        </w:rPr>
        <w:t xml:space="preserve"> </w:t>
      </w:r>
      <w:r w:rsidR="008F73EB" w:rsidRPr="00D41945">
        <w:rPr>
          <w:lang w:val="es-MX"/>
        </w:rPr>
        <w:t>desarrollará</w:t>
      </w:r>
      <w:r w:rsidR="008F73EB" w:rsidRPr="00D41945">
        <w:rPr>
          <w:spacing w:val="-2"/>
          <w:lang w:val="es-MX"/>
        </w:rPr>
        <w:t xml:space="preserve"> </w:t>
      </w:r>
      <w:r w:rsidR="008F73EB" w:rsidRPr="00D41945">
        <w:rPr>
          <w:lang w:val="es-MX"/>
        </w:rPr>
        <w:t>de</w:t>
      </w:r>
      <w:r w:rsidR="008F73EB" w:rsidRPr="00D41945">
        <w:rPr>
          <w:spacing w:val="-2"/>
          <w:lang w:val="es-MX"/>
        </w:rPr>
        <w:t xml:space="preserve"> </w:t>
      </w:r>
      <w:r w:rsidR="008F73EB" w:rsidRPr="00D41945">
        <w:rPr>
          <w:lang w:val="es-MX"/>
        </w:rPr>
        <w:t>manera</w:t>
      </w:r>
      <w:r w:rsidR="008F73EB" w:rsidRPr="00D41945">
        <w:rPr>
          <w:spacing w:val="-3"/>
          <w:lang w:val="es-MX"/>
        </w:rPr>
        <w:t xml:space="preserve"> </w:t>
      </w:r>
      <w:r w:rsidR="008F73EB" w:rsidRPr="00D41945">
        <w:rPr>
          <w:lang w:val="es-MX"/>
        </w:rPr>
        <w:t>participativa</w:t>
      </w:r>
      <w:r w:rsidR="008F73EB" w:rsidRPr="00D41945">
        <w:rPr>
          <w:spacing w:val="-2"/>
          <w:lang w:val="es-MX"/>
        </w:rPr>
        <w:t xml:space="preserve"> </w:t>
      </w:r>
      <w:r w:rsidR="008F73EB" w:rsidRPr="00D41945">
        <w:rPr>
          <w:lang w:val="es-MX"/>
        </w:rPr>
        <w:t>una</w:t>
      </w:r>
      <w:r w:rsidR="008F73EB" w:rsidRPr="00D41945">
        <w:rPr>
          <w:spacing w:val="-2"/>
          <w:lang w:val="es-MX"/>
        </w:rPr>
        <w:t xml:space="preserve"> </w:t>
      </w:r>
      <w:r w:rsidR="008F73EB" w:rsidRPr="00D41945">
        <w:rPr>
          <w:lang w:val="es-MX"/>
        </w:rPr>
        <w:t>propuesta</w:t>
      </w:r>
      <w:r w:rsidR="008F73EB" w:rsidRPr="00D41945">
        <w:rPr>
          <w:spacing w:val="-2"/>
          <w:lang w:val="es-MX"/>
        </w:rPr>
        <w:t xml:space="preserve"> </w:t>
      </w:r>
      <w:r w:rsidR="008F73EB" w:rsidRPr="00D41945">
        <w:rPr>
          <w:lang w:val="es-MX"/>
        </w:rPr>
        <w:t>de</w:t>
      </w:r>
      <w:r w:rsidR="008F73EB" w:rsidRPr="00D41945">
        <w:rPr>
          <w:spacing w:val="-2"/>
          <w:lang w:val="es-MX"/>
        </w:rPr>
        <w:t xml:space="preserve"> </w:t>
      </w:r>
      <w:r w:rsidR="008F73EB" w:rsidRPr="00D41945">
        <w:rPr>
          <w:lang w:val="es-MX"/>
        </w:rPr>
        <w:t>protocolo</w:t>
      </w:r>
      <w:r w:rsidR="008F73EB" w:rsidRPr="00D41945">
        <w:rPr>
          <w:spacing w:val="-65"/>
          <w:lang w:val="es-MX"/>
        </w:rPr>
        <w:t xml:space="preserve"> </w:t>
      </w:r>
      <w:r w:rsidR="008F73EB" w:rsidRPr="00D41945">
        <w:rPr>
          <w:lang w:val="es-MX"/>
        </w:rPr>
        <w:t>de</w:t>
      </w:r>
      <w:r w:rsidR="008F73EB" w:rsidRPr="00D41945">
        <w:rPr>
          <w:spacing w:val="1"/>
          <w:lang w:val="es-MX"/>
        </w:rPr>
        <w:t xml:space="preserve"> </w:t>
      </w:r>
      <w:r w:rsidR="008F73EB" w:rsidRPr="00D41945">
        <w:rPr>
          <w:lang w:val="es-MX"/>
        </w:rPr>
        <w:t>consulta,</w:t>
      </w:r>
      <w:r w:rsidR="008F73EB" w:rsidRPr="00D41945">
        <w:rPr>
          <w:spacing w:val="1"/>
          <w:lang w:val="es-MX"/>
        </w:rPr>
        <w:t xml:space="preserve"> </w:t>
      </w:r>
      <w:r w:rsidR="008F73EB" w:rsidRPr="00D41945">
        <w:rPr>
          <w:lang w:val="es-MX"/>
        </w:rPr>
        <w:t>identificando</w:t>
      </w:r>
      <w:r w:rsidR="008F73EB" w:rsidRPr="00D41945">
        <w:rPr>
          <w:spacing w:val="1"/>
          <w:lang w:val="es-MX"/>
        </w:rPr>
        <w:t xml:space="preserve"> </w:t>
      </w:r>
      <w:r w:rsidR="008F73EB" w:rsidRPr="00D41945">
        <w:rPr>
          <w:lang w:val="es-MX"/>
        </w:rPr>
        <w:t>previamente</w:t>
      </w:r>
      <w:r w:rsidR="008F73EB" w:rsidRPr="00D41945">
        <w:rPr>
          <w:spacing w:val="1"/>
          <w:lang w:val="es-MX"/>
        </w:rPr>
        <w:t xml:space="preserve"> </w:t>
      </w:r>
      <w:r w:rsidR="008F73EB" w:rsidRPr="00D41945">
        <w:rPr>
          <w:lang w:val="es-MX"/>
        </w:rPr>
        <w:t>a</w:t>
      </w:r>
      <w:r w:rsidR="008F73EB" w:rsidRPr="00D41945">
        <w:rPr>
          <w:spacing w:val="1"/>
          <w:lang w:val="es-MX"/>
        </w:rPr>
        <w:t xml:space="preserve"> </w:t>
      </w:r>
      <w:r w:rsidR="008F73EB" w:rsidRPr="00D41945">
        <w:rPr>
          <w:lang w:val="es-MX"/>
        </w:rPr>
        <w:t>los</w:t>
      </w:r>
      <w:r w:rsidR="008F73EB" w:rsidRPr="00D41945">
        <w:rPr>
          <w:spacing w:val="1"/>
          <w:lang w:val="es-MX"/>
        </w:rPr>
        <w:t xml:space="preserve"> </w:t>
      </w:r>
      <w:r w:rsidR="008F73EB" w:rsidRPr="00D41945">
        <w:rPr>
          <w:lang w:val="es-MX"/>
        </w:rPr>
        <w:t>actores</w:t>
      </w:r>
      <w:r w:rsidR="008F73EB" w:rsidRPr="00D41945">
        <w:rPr>
          <w:spacing w:val="1"/>
          <w:lang w:val="es-MX"/>
        </w:rPr>
        <w:t xml:space="preserve"> </w:t>
      </w:r>
      <w:r w:rsidR="008F73EB" w:rsidRPr="00D41945">
        <w:rPr>
          <w:lang w:val="es-MX"/>
        </w:rPr>
        <w:t>que</w:t>
      </w:r>
      <w:r w:rsidR="008F73EB" w:rsidRPr="00D41945">
        <w:rPr>
          <w:spacing w:val="1"/>
          <w:lang w:val="es-MX"/>
        </w:rPr>
        <w:t xml:space="preserve"> </w:t>
      </w:r>
      <w:r w:rsidR="008F73EB" w:rsidRPr="00D41945">
        <w:rPr>
          <w:lang w:val="es-MX"/>
        </w:rPr>
        <w:t>participarán;</w:t>
      </w:r>
      <w:r w:rsidR="008F73EB" w:rsidRPr="00D41945">
        <w:rPr>
          <w:spacing w:val="1"/>
          <w:lang w:val="es-MX"/>
        </w:rPr>
        <w:t xml:space="preserve"> </w:t>
      </w:r>
      <w:r w:rsidR="008F73EB" w:rsidRPr="00D41945">
        <w:rPr>
          <w:lang w:val="es-MX"/>
        </w:rPr>
        <w:t>la</w:t>
      </w:r>
      <w:r w:rsidR="008F73EB" w:rsidRPr="00D41945">
        <w:rPr>
          <w:spacing w:val="1"/>
          <w:lang w:val="es-MX"/>
        </w:rPr>
        <w:t xml:space="preserve"> </w:t>
      </w:r>
      <w:r w:rsidR="008F73EB" w:rsidRPr="00D41945">
        <w:rPr>
          <w:lang w:val="es-MX"/>
        </w:rPr>
        <w:t>materia;</w:t>
      </w:r>
      <w:r w:rsidR="008F73EB" w:rsidRPr="00D41945">
        <w:rPr>
          <w:spacing w:val="1"/>
          <w:lang w:val="es-MX"/>
        </w:rPr>
        <w:t xml:space="preserve"> </w:t>
      </w:r>
      <w:r w:rsidR="008F73EB" w:rsidRPr="00D41945">
        <w:rPr>
          <w:lang w:val="es-MX"/>
        </w:rPr>
        <w:t>la</w:t>
      </w:r>
      <w:r w:rsidR="008F73EB" w:rsidRPr="00D41945">
        <w:rPr>
          <w:spacing w:val="1"/>
          <w:lang w:val="es-MX"/>
        </w:rPr>
        <w:t xml:space="preserve"> </w:t>
      </w:r>
      <w:r w:rsidR="008F73EB" w:rsidRPr="00D41945">
        <w:rPr>
          <w:lang w:val="es-MX"/>
        </w:rPr>
        <w:t>regionalización; las sedes para el desarrollo de los foros; el objeto o finalidad; el programa y</w:t>
      </w:r>
      <w:r w:rsidR="008F73EB" w:rsidRPr="00D41945">
        <w:rPr>
          <w:spacing w:val="1"/>
          <w:lang w:val="es-MX"/>
        </w:rPr>
        <w:t xml:space="preserve"> </w:t>
      </w:r>
      <w:r w:rsidR="008F73EB" w:rsidRPr="00D41945">
        <w:rPr>
          <w:lang w:val="es-MX"/>
        </w:rPr>
        <w:t>calendario</w:t>
      </w:r>
      <w:r w:rsidR="008F73EB" w:rsidRPr="00D41945">
        <w:rPr>
          <w:spacing w:val="-10"/>
          <w:lang w:val="es-MX"/>
        </w:rPr>
        <w:t xml:space="preserve"> </w:t>
      </w:r>
      <w:r w:rsidR="008F73EB" w:rsidRPr="00D41945">
        <w:rPr>
          <w:lang w:val="es-MX"/>
        </w:rPr>
        <w:t>de</w:t>
      </w:r>
      <w:r w:rsidR="008F73EB" w:rsidRPr="00D41945">
        <w:rPr>
          <w:spacing w:val="-9"/>
          <w:lang w:val="es-MX"/>
        </w:rPr>
        <w:t xml:space="preserve"> </w:t>
      </w:r>
      <w:r w:rsidR="008F73EB" w:rsidRPr="00D41945">
        <w:rPr>
          <w:lang w:val="es-MX"/>
        </w:rPr>
        <w:t>trabajo,</w:t>
      </w:r>
      <w:r w:rsidR="008F73EB" w:rsidRPr="00D41945">
        <w:rPr>
          <w:spacing w:val="-9"/>
          <w:lang w:val="es-MX"/>
        </w:rPr>
        <w:t xml:space="preserve"> </w:t>
      </w:r>
      <w:r w:rsidR="008F73EB" w:rsidRPr="00D41945">
        <w:rPr>
          <w:lang w:val="es-MX"/>
        </w:rPr>
        <w:t>y</w:t>
      </w:r>
      <w:r w:rsidR="008F73EB" w:rsidRPr="00D41945">
        <w:rPr>
          <w:spacing w:val="-9"/>
          <w:lang w:val="es-MX"/>
        </w:rPr>
        <w:t xml:space="preserve"> </w:t>
      </w:r>
      <w:r w:rsidR="008F73EB" w:rsidRPr="00D41945">
        <w:rPr>
          <w:lang w:val="es-MX"/>
        </w:rPr>
        <w:t>el</w:t>
      </w:r>
      <w:r w:rsidR="008F73EB" w:rsidRPr="00D41945">
        <w:rPr>
          <w:spacing w:val="-9"/>
          <w:lang w:val="es-MX"/>
        </w:rPr>
        <w:t xml:space="preserve"> </w:t>
      </w:r>
      <w:r w:rsidR="008F73EB" w:rsidRPr="00D41945">
        <w:rPr>
          <w:lang w:val="es-MX"/>
        </w:rPr>
        <w:t>presupuesto</w:t>
      </w:r>
      <w:r w:rsidR="008F73EB" w:rsidRPr="00D41945">
        <w:rPr>
          <w:spacing w:val="-9"/>
          <w:lang w:val="es-MX"/>
        </w:rPr>
        <w:t xml:space="preserve"> </w:t>
      </w:r>
      <w:r w:rsidR="008F73EB" w:rsidRPr="00D41945">
        <w:rPr>
          <w:lang w:val="es-MX"/>
        </w:rPr>
        <w:t>y</w:t>
      </w:r>
      <w:r w:rsidR="008F73EB" w:rsidRPr="00D41945">
        <w:rPr>
          <w:spacing w:val="-10"/>
          <w:lang w:val="es-MX"/>
        </w:rPr>
        <w:t xml:space="preserve"> </w:t>
      </w:r>
      <w:r w:rsidR="008F73EB" w:rsidRPr="00D41945">
        <w:rPr>
          <w:lang w:val="es-MX"/>
        </w:rPr>
        <w:t>financiamiento</w:t>
      </w:r>
      <w:r w:rsidR="008F73EB" w:rsidRPr="00D41945">
        <w:rPr>
          <w:spacing w:val="-9"/>
          <w:lang w:val="es-MX"/>
        </w:rPr>
        <w:t xml:space="preserve"> </w:t>
      </w:r>
      <w:r w:rsidR="008F73EB" w:rsidRPr="00D41945">
        <w:rPr>
          <w:lang w:val="es-MX"/>
        </w:rPr>
        <w:t>que</w:t>
      </w:r>
      <w:r w:rsidR="008F73EB" w:rsidRPr="00D41945">
        <w:rPr>
          <w:spacing w:val="-9"/>
          <w:lang w:val="es-MX"/>
        </w:rPr>
        <w:t xml:space="preserve"> </w:t>
      </w:r>
      <w:r w:rsidR="008F73EB" w:rsidRPr="00D41945">
        <w:rPr>
          <w:lang w:val="es-MX"/>
        </w:rPr>
        <w:t>demande</w:t>
      </w:r>
      <w:r w:rsidR="008F73EB" w:rsidRPr="00D41945">
        <w:rPr>
          <w:spacing w:val="-9"/>
          <w:lang w:val="es-MX"/>
        </w:rPr>
        <w:t xml:space="preserve"> </w:t>
      </w:r>
      <w:r w:rsidR="008F73EB" w:rsidRPr="00D41945">
        <w:rPr>
          <w:lang w:val="es-MX"/>
        </w:rPr>
        <w:t>el</w:t>
      </w:r>
      <w:r w:rsidR="008F73EB" w:rsidRPr="00D41945">
        <w:rPr>
          <w:spacing w:val="-9"/>
          <w:lang w:val="es-MX"/>
        </w:rPr>
        <w:t xml:space="preserve"> </w:t>
      </w:r>
      <w:r w:rsidR="008F73EB" w:rsidRPr="00D41945">
        <w:rPr>
          <w:lang w:val="es-MX"/>
        </w:rPr>
        <w:t>proceso</w:t>
      </w:r>
      <w:r w:rsidR="008F73EB" w:rsidRPr="00D41945">
        <w:rPr>
          <w:spacing w:val="-9"/>
          <w:lang w:val="es-MX"/>
        </w:rPr>
        <w:t xml:space="preserve"> </w:t>
      </w:r>
      <w:r w:rsidR="008F73EB" w:rsidRPr="00D41945">
        <w:rPr>
          <w:lang w:val="es-MX"/>
        </w:rPr>
        <w:t>de</w:t>
      </w:r>
      <w:r w:rsidR="008F73EB" w:rsidRPr="00D41945">
        <w:rPr>
          <w:spacing w:val="-9"/>
          <w:lang w:val="es-MX"/>
        </w:rPr>
        <w:t xml:space="preserve"> </w:t>
      </w:r>
      <w:r w:rsidR="008F73EB" w:rsidRPr="00D41945">
        <w:rPr>
          <w:lang w:val="es-MX"/>
        </w:rPr>
        <w:t>consulta.</w:t>
      </w:r>
    </w:p>
    <w:p w14:paraId="0BBF4576" w14:textId="77777777" w:rsidR="00EF0426" w:rsidRPr="00D41945" w:rsidRDefault="00EF0426">
      <w:pPr>
        <w:pStyle w:val="Textoindependiente"/>
        <w:spacing w:before="9"/>
        <w:rPr>
          <w:sz w:val="20"/>
          <w:lang w:val="es-MX"/>
        </w:rPr>
      </w:pPr>
    </w:p>
    <w:p w14:paraId="43D86E8C" w14:textId="4E12FA8D" w:rsidR="00EF0426" w:rsidRPr="00D41945" w:rsidRDefault="008F73EB" w:rsidP="00832192">
      <w:pPr>
        <w:pStyle w:val="Ttulo1"/>
        <w:numPr>
          <w:ilvl w:val="0"/>
          <w:numId w:val="3"/>
        </w:numPr>
        <w:tabs>
          <w:tab w:val="left" w:pos="832"/>
          <w:tab w:val="left" w:pos="833"/>
        </w:tabs>
        <w:spacing w:before="3" w:line="276" w:lineRule="auto"/>
        <w:ind w:left="472" w:right="109" w:hanging="361"/>
        <w:jc w:val="both"/>
        <w:rPr>
          <w:b w:val="0"/>
          <w:lang w:val="es-MX"/>
        </w:rPr>
      </w:pPr>
      <w:r w:rsidRPr="00D41945">
        <w:rPr>
          <w:lang w:val="es-MX"/>
        </w:rPr>
        <w:t>Actos</w:t>
      </w:r>
      <w:r w:rsidRPr="00D41945">
        <w:rPr>
          <w:spacing w:val="-1"/>
          <w:lang w:val="es-MX"/>
        </w:rPr>
        <w:t xml:space="preserve"> </w:t>
      </w:r>
      <w:r w:rsidRPr="00D41945">
        <w:rPr>
          <w:lang w:val="es-MX"/>
        </w:rPr>
        <w:t>y</w:t>
      </w:r>
      <w:r w:rsidRPr="00D41945">
        <w:rPr>
          <w:spacing w:val="-1"/>
          <w:lang w:val="es-MX"/>
        </w:rPr>
        <w:t xml:space="preserve"> </w:t>
      </w:r>
      <w:r w:rsidRPr="00D41945">
        <w:rPr>
          <w:lang w:val="es-MX"/>
        </w:rPr>
        <w:t>Acuerdos Previos</w:t>
      </w:r>
      <w:r w:rsidRPr="00D41945">
        <w:rPr>
          <w:spacing w:val="-1"/>
          <w:lang w:val="es-MX"/>
        </w:rPr>
        <w:t xml:space="preserve"> </w:t>
      </w:r>
      <w:r w:rsidRPr="00D41945">
        <w:rPr>
          <w:lang w:val="es-MX"/>
        </w:rPr>
        <w:t>(Fase</w:t>
      </w:r>
      <w:r w:rsidRPr="00D41945">
        <w:rPr>
          <w:spacing w:val="-1"/>
          <w:lang w:val="es-MX"/>
        </w:rPr>
        <w:t xml:space="preserve"> </w:t>
      </w:r>
      <w:proofErr w:type="spellStart"/>
      <w:r w:rsidRPr="00D41945">
        <w:rPr>
          <w:lang w:val="es-MX"/>
        </w:rPr>
        <w:t>Preconsultiva</w:t>
      </w:r>
      <w:proofErr w:type="spellEnd"/>
      <w:r w:rsidRPr="00D41945">
        <w:rPr>
          <w:lang w:val="es-MX"/>
        </w:rPr>
        <w:t>)</w:t>
      </w:r>
      <w:r w:rsidR="00063E34" w:rsidRPr="00D41945">
        <w:rPr>
          <w:lang w:val="es-MX"/>
        </w:rPr>
        <w:t xml:space="preserve">. </w:t>
      </w:r>
      <w:r w:rsidRPr="00D41945">
        <w:rPr>
          <w:b w:val="0"/>
          <w:lang w:val="es-MX"/>
        </w:rPr>
        <w:t>En</w:t>
      </w:r>
      <w:r w:rsidRPr="00D41945">
        <w:rPr>
          <w:b w:val="0"/>
          <w:spacing w:val="1"/>
          <w:lang w:val="es-MX"/>
        </w:rPr>
        <w:t xml:space="preserve"> </w:t>
      </w:r>
      <w:r w:rsidRPr="00D41945">
        <w:rPr>
          <w:b w:val="0"/>
          <w:lang w:val="es-MX"/>
        </w:rPr>
        <w:t>esta</w:t>
      </w:r>
      <w:r w:rsidRPr="00D41945">
        <w:rPr>
          <w:b w:val="0"/>
          <w:spacing w:val="1"/>
          <w:lang w:val="es-MX"/>
        </w:rPr>
        <w:t xml:space="preserve"> </w:t>
      </w:r>
      <w:r w:rsidRPr="00D41945">
        <w:rPr>
          <w:b w:val="0"/>
          <w:lang w:val="es-MX"/>
        </w:rPr>
        <w:t xml:space="preserve">etapa se desarrollará de manera </w:t>
      </w:r>
      <w:r w:rsidRPr="00D41945">
        <w:rPr>
          <w:b w:val="0"/>
          <w:lang w:val="es-MX"/>
        </w:rPr>
        <w:lastRenderedPageBreak/>
        <w:t>participativa, con la realización de 19 foros regionales</w:t>
      </w:r>
      <w:r w:rsidRPr="00D41945">
        <w:rPr>
          <w:b w:val="0"/>
          <w:spacing w:val="1"/>
          <w:lang w:val="es-MX"/>
        </w:rPr>
        <w:t xml:space="preserve"> </w:t>
      </w:r>
      <w:r w:rsidRPr="00D41945">
        <w:rPr>
          <w:b w:val="0"/>
          <w:lang w:val="es-MX"/>
        </w:rPr>
        <w:t>por Pueblo Indígena en donde, a través del trabajo en plenarias y de mesas con los sujetos</w:t>
      </w:r>
      <w:r w:rsidRPr="00D41945">
        <w:rPr>
          <w:b w:val="0"/>
          <w:spacing w:val="1"/>
          <w:lang w:val="es-MX"/>
        </w:rPr>
        <w:t xml:space="preserve"> </w:t>
      </w:r>
      <w:r w:rsidRPr="00D41945">
        <w:rPr>
          <w:b w:val="0"/>
          <w:lang w:val="es-MX"/>
        </w:rPr>
        <w:t>consultados: se presentará el Protocolo en cuestión, se informará, se reflexionará y se</w:t>
      </w:r>
      <w:r w:rsidRPr="00D41945">
        <w:rPr>
          <w:b w:val="0"/>
          <w:spacing w:val="1"/>
          <w:lang w:val="es-MX"/>
        </w:rPr>
        <w:t xml:space="preserve"> </w:t>
      </w:r>
      <w:r w:rsidRPr="00D41945">
        <w:rPr>
          <w:b w:val="0"/>
          <w:lang w:val="es-MX"/>
        </w:rPr>
        <w:t>tomarán acuerdos de sus contenidos</w:t>
      </w:r>
      <w:r w:rsidRPr="00D41945">
        <w:rPr>
          <w:b w:val="0"/>
          <w:spacing w:val="1"/>
          <w:lang w:val="es-MX"/>
        </w:rPr>
        <w:t xml:space="preserve"> </w:t>
      </w:r>
      <w:r w:rsidR="006133F3" w:rsidRPr="00D41945">
        <w:rPr>
          <w:b w:val="0"/>
          <w:lang w:val="es-MX"/>
        </w:rPr>
        <w:t>y documentos relacionados</w:t>
      </w:r>
      <w:r w:rsidRPr="00D41945">
        <w:rPr>
          <w:b w:val="0"/>
          <w:lang w:val="es-MX"/>
        </w:rPr>
        <w:t>, a</w:t>
      </w:r>
      <w:r w:rsidRPr="00D41945">
        <w:rPr>
          <w:b w:val="0"/>
          <w:spacing w:val="1"/>
          <w:lang w:val="es-MX"/>
        </w:rPr>
        <w:t xml:space="preserve"> </w:t>
      </w:r>
      <w:r w:rsidRPr="00D41945">
        <w:rPr>
          <w:b w:val="0"/>
          <w:lang w:val="es-MX"/>
        </w:rPr>
        <w:t>fin de saber si otorgan el consentimiento a la Autoridad responsable para la realización del</w:t>
      </w:r>
      <w:r w:rsidRPr="00D41945">
        <w:rPr>
          <w:b w:val="0"/>
          <w:spacing w:val="-64"/>
          <w:lang w:val="es-MX"/>
        </w:rPr>
        <w:t xml:space="preserve"> </w:t>
      </w:r>
      <w:r w:rsidR="006133F3" w:rsidRPr="00D41945">
        <w:rPr>
          <w:b w:val="0"/>
          <w:spacing w:val="-64"/>
          <w:lang w:val="es-MX"/>
        </w:rPr>
        <w:t xml:space="preserve">    </w:t>
      </w:r>
      <w:r w:rsidRPr="00D41945">
        <w:rPr>
          <w:b w:val="0"/>
          <w:lang w:val="es-MX"/>
        </w:rPr>
        <w:t>proceso</w:t>
      </w:r>
      <w:r w:rsidRPr="00D41945">
        <w:rPr>
          <w:b w:val="0"/>
          <w:spacing w:val="-2"/>
          <w:lang w:val="es-MX"/>
        </w:rPr>
        <w:t xml:space="preserve"> </w:t>
      </w:r>
      <w:r w:rsidRPr="00D41945">
        <w:rPr>
          <w:b w:val="0"/>
          <w:lang w:val="es-MX"/>
        </w:rPr>
        <w:t>de</w:t>
      </w:r>
      <w:r w:rsidRPr="00D41945">
        <w:rPr>
          <w:b w:val="0"/>
          <w:spacing w:val="-2"/>
          <w:lang w:val="es-MX"/>
        </w:rPr>
        <w:t xml:space="preserve"> </w:t>
      </w:r>
      <w:r w:rsidRPr="00D41945">
        <w:rPr>
          <w:b w:val="0"/>
          <w:lang w:val="es-MX"/>
        </w:rPr>
        <w:t>consulta</w:t>
      </w:r>
      <w:r w:rsidR="007D3BF5" w:rsidRPr="00D41945">
        <w:rPr>
          <w:b w:val="0"/>
          <w:lang w:val="es-MX"/>
        </w:rPr>
        <w:t>.</w:t>
      </w:r>
    </w:p>
    <w:p w14:paraId="6115D0EA" w14:textId="77777777" w:rsidR="00EF0426" w:rsidRPr="00D41945" w:rsidRDefault="00EF0426">
      <w:pPr>
        <w:pStyle w:val="Textoindependiente"/>
        <w:spacing w:before="11"/>
        <w:rPr>
          <w:sz w:val="20"/>
          <w:lang w:val="es-MX"/>
        </w:rPr>
      </w:pPr>
    </w:p>
    <w:p w14:paraId="1CFC9BF8" w14:textId="77777777" w:rsidR="00EF0426" w:rsidRPr="00D41945" w:rsidRDefault="008F73EB">
      <w:pPr>
        <w:pStyle w:val="Textoindependiente"/>
        <w:spacing w:line="278" w:lineRule="auto"/>
        <w:ind w:left="472" w:right="109"/>
        <w:jc w:val="both"/>
        <w:rPr>
          <w:lang w:val="es-MX"/>
        </w:rPr>
      </w:pPr>
      <w:r w:rsidRPr="00D41945">
        <w:rPr>
          <w:lang w:val="es-MX"/>
        </w:rPr>
        <w:t>En</w:t>
      </w:r>
      <w:r w:rsidRPr="00D41945">
        <w:rPr>
          <w:spacing w:val="1"/>
          <w:lang w:val="es-MX"/>
        </w:rPr>
        <w:t xml:space="preserve"> </w:t>
      </w:r>
      <w:r w:rsidRPr="00D41945">
        <w:rPr>
          <w:lang w:val="es-MX"/>
        </w:rPr>
        <w:t>caso</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que</w:t>
      </w:r>
      <w:r w:rsidRPr="00D41945">
        <w:rPr>
          <w:spacing w:val="1"/>
          <w:lang w:val="es-MX"/>
        </w:rPr>
        <w:t xml:space="preserve"> </w:t>
      </w:r>
      <w:r w:rsidRPr="00D41945">
        <w:rPr>
          <w:lang w:val="es-MX"/>
        </w:rPr>
        <w:t>alguna</w:t>
      </w:r>
      <w:r w:rsidRPr="00D41945">
        <w:rPr>
          <w:spacing w:val="1"/>
          <w:lang w:val="es-MX"/>
        </w:rPr>
        <w:t xml:space="preserve"> </w:t>
      </w:r>
      <w:r w:rsidRPr="00D41945">
        <w:rPr>
          <w:lang w:val="es-MX"/>
        </w:rPr>
        <w:t>comunidad</w:t>
      </w:r>
      <w:r w:rsidRPr="00D41945">
        <w:rPr>
          <w:spacing w:val="1"/>
          <w:lang w:val="es-MX"/>
        </w:rPr>
        <w:t xml:space="preserve"> </w:t>
      </w:r>
      <w:r w:rsidRPr="00D41945">
        <w:rPr>
          <w:lang w:val="es-MX"/>
        </w:rPr>
        <w:t>desee</w:t>
      </w:r>
      <w:r w:rsidRPr="00D41945">
        <w:rPr>
          <w:spacing w:val="1"/>
          <w:lang w:val="es-MX"/>
        </w:rPr>
        <w:t xml:space="preserve"> </w:t>
      </w:r>
      <w:r w:rsidRPr="00D41945">
        <w:rPr>
          <w:lang w:val="es-MX"/>
        </w:rPr>
        <w:t>hacer</w:t>
      </w:r>
      <w:r w:rsidRPr="00D41945">
        <w:rPr>
          <w:spacing w:val="1"/>
          <w:lang w:val="es-MX"/>
        </w:rPr>
        <w:t xml:space="preserve"> </w:t>
      </w:r>
      <w:r w:rsidRPr="00D41945">
        <w:rPr>
          <w:lang w:val="es-MX"/>
        </w:rPr>
        <w:t>llegar</w:t>
      </w:r>
      <w:r w:rsidRPr="00D41945">
        <w:rPr>
          <w:spacing w:val="1"/>
          <w:lang w:val="es-MX"/>
        </w:rPr>
        <w:t xml:space="preserve"> </w:t>
      </w:r>
      <w:r w:rsidRPr="00D41945">
        <w:rPr>
          <w:lang w:val="es-MX"/>
        </w:rPr>
        <w:t>sus</w:t>
      </w:r>
      <w:r w:rsidRPr="00D41945">
        <w:rPr>
          <w:spacing w:val="1"/>
          <w:lang w:val="es-MX"/>
        </w:rPr>
        <w:t xml:space="preserve"> </w:t>
      </w:r>
      <w:r w:rsidRPr="00D41945">
        <w:rPr>
          <w:lang w:val="es-MX"/>
        </w:rPr>
        <w:t>propuestas,</w:t>
      </w:r>
      <w:r w:rsidRPr="00D41945">
        <w:rPr>
          <w:spacing w:val="1"/>
          <w:lang w:val="es-MX"/>
        </w:rPr>
        <w:t xml:space="preserve"> </w:t>
      </w:r>
      <w:r w:rsidRPr="00D41945">
        <w:rPr>
          <w:lang w:val="es-MX"/>
        </w:rPr>
        <w:t>sugerencias</w:t>
      </w:r>
      <w:r w:rsidRPr="00D41945">
        <w:rPr>
          <w:spacing w:val="1"/>
          <w:lang w:val="es-MX"/>
        </w:rPr>
        <w:t xml:space="preserve"> </w:t>
      </w:r>
      <w:r w:rsidRPr="00D41945">
        <w:rPr>
          <w:lang w:val="es-MX"/>
        </w:rPr>
        <w:t>o</w:t>
      </w:r>
      <w:r w:rsidRPr="00D41945">
        <w:rPr>
          <w:spacing w:val="-64"/>
          <w:lang w:val="es-MX"/>
        </w:rPr>
        <w:t xml:space="preserve"> </w:t>
      </w:r>
      <w:r w:rsidRPr="00D41945">
        <w:rPr>
          <w:lang w:val="es-MX"/>
        </w:rPr>
        <w:t>contenidos</w:t>
      </w:r>
      <w:r w:rsidRPr="00D41945">
        <w:rPr>
          <w:spacing w:val="1"/>
          <w:lang w:val="es-MX"/>
        </w:rPr>
        <w:t xml:space="preserve"> </w:t>
      </w:r>
      <w:r w:rsidRPr="00D41945">
        <w:rPr>
          <w:lang w:val="es-MX"/>
        </w:rPr>
        <w:t>normativos,</w:t>
      </w:r>
      <w:r w:rsidRPr="00D41945">
        <w:rPr>
          <w:spacing w:val="1"/>
          <w:lang w:val="es-MX"/>
        </w:rPr>
        <w:t xml:space="preserve"> </w:t>
      </w:r>
      <w:r w:rsidRPr="00D41945">
        <w:rPr>
          <w:lang w:val="es-MX"/>
        </w:rPr>
        <w:t>se</w:t>
      </w:r>
      <w:r w:rsidRPr="00D41945">
        <w:rPr>
          <w:spacing w:val="1"/>
          <w:lang w:val="es-MX"/>
        </w:rPr>
        <w:t xml:space="preserve"> </w:t>
      </w:r>
      <w:r w:rsidRPr="00D41945">
        <w:rPr>
          <w:lang w:val="es-MX"/>
        </w:rPr>
        <w:t>podrán</w:t>
      </w:r>
      <w:r w:rsidRPr="00D41945">
        <w:rPr>
          <w:spacing w:val="1"/>
          <w:lang w:val="es-MX"/>
        </w:rPr>
        <w:t xml:space="preserve"> </w:t>
      </w:r>
      <w:r w:rsidRPr="00D41945">
        <w:rPr>
          <w:lang w:val="es-MX"/>
        </w:rPr>
        <w:t>acordar</w:t>
      </w:r>
      <w:r w:rsidRPr="00D41945">
        <w:rPr>
          <w:spacing w:val="1"/>
          <w:lang w:val="es-MX"/>
        </w:rPr>
        <w:t xml:space="preserve"> </w:t>
      </w:r>
      <w:r w:rsidRPr="00D41945">
        <w:rPr>
          <w:lang w:val="es-MX"/>
        </w:rPr>
        <w:t>mecanismos</w:t>
      </w:r>
      <w:r w:rsidRPr="00D41945">
        <w:rPr>
          <w:spacing w:val="1"/>
          <w:lang w:val="es-MX"/>
        </w:rPr>
        <w:t xml:space="preserve"> </w:t>
      </w:r>
      <w:r w:rsidRPr="00D41945">
        <w:rPr>
          <w:lang w:val="es-MX"/>
        </w:rPr>
        <w:t>específicos</w:t>
      </w:r>
      <w:r w:rsidRPr="00D41945">
        <w:rPr>
          <w:spacing w:val="1"/>
          <w:lang w:val="es-MX"/>
        </w:rPr>
        <w:t xml:space="preserve"> </w:t>
      </w:r>
      <w:r w:rsidRPr="00D41945">
        <w:rPr>
          <w:lang w:val="es-MX"/>
        </w:rPr>
        <w:t>de</w:t>
      </w:r>
      <w:r w:rsidRPr="00D41945">
        <w:rPr>
          <w:spacing w:val="1"/>
          <w:lang w:val="es-MX"/>
        </w:rPr>
        <w:t xml:space="preserve"> </w:t>
      </w:r>
      <w:r w:rsidRPr="00D41945">
        <w:rPr>
          <w:lang w:val="es-MX"/>
        </w:rPr>
        <w:t>participación,</w:t>
      </w:r>
      <w:r w:rsidRPr="00D41945">
        <w:rPr>
          <w:spacing w:val="1"/>
          <w:lang w:val="es-MX"/>
        </w:rPr>
        <w:t xml:space="preserve"> </w:t>
      </w:r>
      <w:r w:rsidRPr="00D41945">
        <w:rPr>
          <w:lang w:val="es-MX"/>
        </w:rPr>
        <w:t>debidamente consensuados en cada foro y Pueblo Indígena que lo propongan.</w:t>
      </w:r>
    </w:p>
    <w:p w14:paraId="21F82F58" w14:textId="77777777" w:rsidR="00EF0426" w:rsidRPr="00D41945" w:rsidRDefault="00EF0426">
      <w:pPr>
        <w:pStyle w:val="Textoindependiente"/>
        <w:spacing w:before="6"/>
        <w:rPr>
          <w:sz w:val="20"/>
          <w:lang w:val="es-MX"/>
        </w:rPr>
      </w:pPr>
    </w:p>
    <w:p w14:paraId="493D09ED" w14:textId="77777777" w:rsidR="00EF0426" w:rsidRPr="00D41945" w:rsidRDefault="008F73EB" w:rsidP="00CD7FC5">
      <w:pPr>
        <w:pStyle w:val="Ttulo1"/>
        <w:numPr>
          <w:ilvl w:val="0"/>
          <w:numId w:val="3"/>
        </w:numPr>
        <w:tabs>
          <w:tab w:val="left" w:pos="832"/>
          <w:tab w:val="left" w:pos="833"/>
        </w:tabs>
        <w:spacing w:before="9" w:line="276" w:lineRule="auto"/>
        <w:ind w:left="472" w:right="109" w:hanging="361"/>
        <w:jc w:val="both"/>
        <w:rPr>
          <w:b w:val="0"/>
          <w:lang w:val="es-MX"/>
        </w:rPr>
      </w:pPr>
      <w:r w:rsidRPr="00D41945">
        <w:rPr>
          <w:lang w:val="es-MX"/>
        </w:rPr>
        <w:t>Etapa</w:t>
      </w:r>
      <w:r w:rsidRPr="00D41945">
        <w:rPr>
          <w:spacing w:val="-1"/>
          <w:lang w:val="es-MX"/>
        </w:rPr>
        <w:t xml:space="preserve"> </w:t>
      </w:r>
      <w:r w:rsidRPr="00D41945">
        <w:rPr>
          <w:lang w:val="es-MX"/>
        </w:rPr>
        <w:t>Informativa</w:t>
      </w:r>
      <w:r w:rsidRPr="00D41945">
        <w:rPr>
          <w:spacing w:val="-1"/>
          <w:lang w:val="es-MX"/>
        </w:rPr>
        <w:t xml:space="preserve"> </w:t>
      </w:r>
      <w:r w:rsidRPr="00D41945">
        <w:rPr>
          <w:lang w:val="es-MX"/>
        </w:rPr>
        <w:t>(fase</w:t>
      </w:r>
      <w:r w:rsidRPr="00D41945">
        <w:rPr>
          <w:spacing w:val="-1"/>
          <w:lang w:val="es-MX"/>
        </w:rPr>
        <w:t xml:space="preserve"> </w:t>
      </w:r>
      <w:r w:rsidRPr="00D41945">
        <w:rPr>
          <w:lang w:val="es-MX"/>
        </w:rPr>
        <w:t>informativa)</w:t>
      </w:r>
      <w:r w:rsidR="00063E34" w:rsidRPr="00D41945">
        <w:rPr>
          <w:lang w:val="es-MX"/>
        </w:rPr>
        <w:t xml:space="preserve">. </w:t>
      </w:r>
      <w:r w:rsidRPr="00D41945">
        <w:rPr>
          <w:b w:val="0"/>
          <w:lang w:val="es-MX"/>
        </w:rPr>
        <w:t>En</w:t>
      </w:r>
      <w:r w:rsidRPr="00D41945">
        <w:rPr>
          <w:b w:val="0"/>
          <w:spacing w:val="-11"/>
          <w:lang w:val="es-MX"/>
        </w:rPr>
        <w:t xml:space="preserve"> </w:t>
      </w:r>
      <w:r w:rsidRPr="00D41945">
        <w:rPr>
          <w:b w:val="0"/>
          <w:lang w:val="es-MX"/>
        </w:rPr>
        <w:t>esta</w:t>
      </w:r>
      <w:r w:rsidRPr="00D41945">
        <w:rPr>
          <w:b w:val="0"/>
          <w:spacing w:val="-10"/>
          <w:lang w:val="es-MX"/>
        </w:rPr>
        <w:t xml:space="preserve"> </w:t>
      </w:r>
      <w:r w:rsidRPr="00D41945">
        <w:rPr>
          <w:b w:val="0"/>
          <w:lang w:val="es-MX"/>
        </w:rPr>
        <w:t>etapa</w:t>
      </w:r>
      <w:r w:rsidRPr="00D41945">
        <w:rPr>
          <w:b w:val="0"/>
          <w:spacing w:val="-10"/>
          <w:lang w:val="es-MX"/>
        </w:rPr>
        <w:t xml:space="preserve"> </w:t>
      </w:r>
      <w:r w:rsidRPr="00D41945">
        <w:rPr>
          <w:b w:val="0"/>
          <w:lang w:val="es-MX"/>
        </w:rPr>
        <w:t>se</w:t>
      </w:r>
      <w:r w:rsidRPr="00D41945">
        <w:rPr>
          <w:b w:val="0"/>
          <w:spacing w:val="-10"/>
          <w:lang w:val="es-MX"/>
        </w:rPr>
        <w:t xml:space="preserve"> </w:t>
      </w:r>
      <w:r w:rsidRPr="00D41945">
        <w:rPr>
          <w:b w:val="0"/>
          <w:lang w:val="es-MX"/>
        </w:rPr>
        <w:t>proporcionará</w:t>
      </w:r>
      <w:r w:rsidRPr="00D41945">
        <w:rPr>
          <w:b w:val="0"/>
          <w:spacing w:val="-10"/>
          <w:lang w:val="es-MX"/>
        </w:rPr>
        <w:t xml:space="preserve"> </w:t>
      </w:r>
      <w:r w:rsidRPr="00D41945">
        <w:rPr>
          <w:b w:val="0"/>
          <w:lang w:val="es-MX"/>
        </w:rPr>
        <w:t>a</w:t>
      </w:r>
      <w:r w:rsidRPr="00D41945">
        <w:rPr>
          <w:b w:val="0"/>
          <w:spacing w:val="-10"/>
          <w:lang w:val="es-MX"/>
        </w:rPr>
        <w:t xml:space="preserve"> </w:t>
      </w:r>
      <w:r w:rsidRPr="00D41945">
        <w:rPr>
          <w:b w:val="0"/>
          <w:lang w:val="es-MX"/>
        </w:rPr>
        <w:t>los</w:t>
      </w:r>
      <w:r w:rsidRPr="00D41945">
        <w:rPr>
          <w:b w:val="0"/>
          <w:spacing w:val="-10"/>
          <w:lang w:val="es-MX"/>
        </w:rPr>
        <w:t xml:space="preserve"> </w:t>
      </w:r>
      <w:r w:rsidRPr="00D41945">
        <w:rPr>
          <w:b w:val="0"/>
          <w:lang w:val="es-MX"/>
        </w:rPr>
        <w:t>sujetos</w:t>
      </w:r>
      <w:r w:rsidRPr="00D41945">
        <w:rPr>
          <w:b w:val="0"/>
          <w:spacing w:val="-10"/>
          <w:lang w:val="es-MX"/>
        </w:rPr>
        <w:t xml:space="preserve"> </w:t>
      </w:r>
      <w:r w:rsidRPr="00D41945">
        <w:rPr>
          <w:b w:val="0"/>
          <w:lang w:val="es-MX"/>
        </w:rPr>
        <w:t>consultados</w:t>
      </w:r>
      <w:r w:rsidRPr="00D41945">
        <w:rPr>
          <w:b w:val="0"/>
          <w:spacing w:val="-10"/>
          <w:lang w:val="es-MX"/>
        </w:rPr>
        <w:t xml:space="preserve"> </w:t>
      </w:r>
      <w:r w:rsidRPr="00D41945">
        <w:rPr>
          <w:b w:val="0"/>
          <w:lang w:val="es-MX"/>
        </w:rPr>
        <w:t>toda</w:t>
      </w:r>
      <w:r w:rsidRPr="00D41945">
        <w:rPr>
          <w:b w:val="0"/>
          <w:spacing w:val="-10"/>
          <w:lang w:val="es-MX"/>
        </w:rPr>
        <w:t xml:space="preserve"> </w:t>
      </w:r>
      <w:r w:rsidRPr="00D41945">
        <w:rPr>
          <w:b w:val="0"/>
          <w:lang w:val="es-MX"/>
        </w:rPr>
        <w:t>la</w:t>
      </w:r>
      <w:r w:rsidRPr="00D41945">
        <w:rPr>
          <w:b w:val="0"/>
          <w:spacing w:val="-10"/>
          <w:lang w:val="es-MX"/>
        </w:rPr>
        <w:t xml:space="preserve"> </w:t>
      </w:r>
      <w:r w:rsidRPr="00D41945">
        <w:rPr>
          <w:b w:val="0"/>
          <w:lang w:val="es-MX"/>
        </w:rPr>
        <w:t>información</w:t>
      </w:r>
      <w:r w:rsidRPr="00D41945">
        <w:rPr>
          <w:b w:val="0"/>
          <w:spacing w:val="-10"/>
          <w:lang w:val="es-MX"/>
        </w:rPr>
        <w:t xml:space="preserve"> </w:t>
      </w:r>
      <w:r w:rsidRPr="00D41945">
        <w:rPr>
          <w:b w:val="0"/>
          <w:lang w:val="es-MX"/>
        </w:rPr>
        <w:t>que</w:t>
      </w:r>
      <w:r w:rsidRPr="00D41945">
        <w:rPr>
          <w:b w:val="0"/>
          <w:spacing w:val="-10"/>
          <w:lang w:val="es-MX"/>
        </w:rPr>
        <w:t xml:space="preserve"> </w:t>
      </w:r>
      <w:r w:rsidRPr="00D41945">
        <w:rPr>
          <w:b w:val="0"/>
          <w:lang w:val="es-MX"/>
        </w:rPr>
        <w:t>se</w:t>
      </w:r>
      <w:r w:rsidRPr="00D41945">
        <w:rPr>
          <w:b w:val="0"/>
          <w:spacing w:val="-10"/>
          <w:lang w:val="es-MX"/>
        </w:rPr>
        <w:t xml:space="preserve"> </w:t>
      </w:r>
      <w:r w:rsidRPr="00D41945">
        <w:rPr>
          <w:b w:val="0"/>
          <w:lang w:val="es-MX"/>
        </w:rPr>
        <w:t>disponga</w:t>
      </w:r>
      <w:r w:rsidRPr="00D41945">
        <w:rPr>
          <w:b w:val="0"/>
          <w:spacing w:val="-64"/>
          <w:lang w:val="es-MX"/>
        </w:rPr>
        <w:t xml:space="preserve"> </w:t>
      </w:r>
      <w:r w:rsidRPr="00D41945">
        <w:rPr>
          <w:b w:val="0"/>
          <w:lang w:val="es-MX"/>
        </w:rPr>
        <w:t>re</w:t>
      </w:r>
      <w:r w:rsidR="0097119C" w:rsidRPr="00D41945">
        <w:rPr>
          <w:b w:val="0"/>
          <w:lang w:val="es-MX"/>
        </w:rPr>
        <w:t>specto de los temas a consultar</w:t>
      </w:r>
      <w:r w:rsidRPr="00D41945">
        <w:rPr>
          <w:b w:val="0"/>
          <w:lang w:val="es-MX"/>
        </w:rPr>
        <w:t>, a fin de propiciar la reflexión, debate y</w:t>
      </w:r>
      <w:r w:rsidRPr="00D41945">
        <w:rPr>
          <w:b w:val="0"/>
          <w:spacing w:val="-64"/>
          <w:lang w:val="es-MX"/>
        </w:rPr>
        <w:t xml:space="preserve"> </w:t>
      </w:r>
      <w:r w:rsidRPr="00D41945">
        <w:rPr>
          <w:b w:val="0"/>
          <w:lang w:val="es-MX"/>
        </w:rPr>
        <w:t>consenso de</w:t>
      </w:r>
      <w:r w:rsidRPr="00D41945">
        <w:rPr>
          <w:b w:val="0"/>
          <w:spacing w:val="-1"/>
          <w:lang w:val="es-MX"/>
        </w:rPr>
        <w:t xml:space="preserve"> </w:t>
      </w:r>
      <w:r w:rsidRPr="00D41945">
        <w:rPr>
          <w:b w:val="0"/>
          <w:lang w:val="es-MX"/>
        </w:rPr>
        <w:t>las propuestas.</w:t>
      </w:r>
    </w:p>
    <w:p w14:paraId="45B2A376" w14:textId="77777777" w:rsidR="00EF0426" w:rsidRPr="00D41945" w:rsidRDefault="00EF0426">
      <w:pPr>
        <w:pStyle w:val="Textoindependiente"/>
        <w:spacing w:before="1"/>
        <w:rPr>
          <w:sz w:val="21"/>
          <w:lang w:val="es-MX"/>
        </w:rPr>
      </w:pPr>
    </w:p>
    <w:p w14:paraId="7135C1F4" w14:textId="77777777" w:rsidR="00EF0426" w:rsidRPr="00D41945" w:rsidRDefault="0097119C" w:rsidP="0097119C">
      <w:pPr>
        <w:pStyle w:val="Textoindependiente"/>
        <w:spacing w:line="276" w:lineRule="auto"/>
        <w:ind w:left="472" w:right="109"/>
        <w:jc w:val="both"/>
        <w:rPr>
          <w:lang w:val="es-MX"/>
        </w:rPr>
      </w:pPr>
      <w:r w:rsidRPr="00D41945">
        <w:rPr>
          <w:lang w:val="es-MX"/>
        </w:rPr>
        <w:t>Se</w:t>
      </w:r>
      <w:r w:rsidR="008F73EB" w:rsidRPr="00D41945">
        <w:rPr>
          <w:spacing w:val="28"/>
          <w:lang w:val="es-MX"/>
        </w:rPr>
        <w:t xml:space="preserve"> </w:t>
      </w:r>
      <w:r w:rsidR="008F73EB" w:rsidRPr="00D41945">
        <w:rPr>
          <w:lang w:val="es-MX"/>
        </w:rPr>
        <w:t>llevará</w:t>
      </w:r>
      <w:r w:rsidR="008F73EB" w:rsidRPr="00D41945">
        <w:rPr>
          <w:spacing w:val="28"/>
          <w:lang w:val="es-MX"/>
        </w:rPr>
        <w:t xml:space="preserve"> </w:t>
      </w:r>
      <w:r w:rsidR="008F73EB" w:rsidRPr="00D41945">
        <w:rPr>
          <w:lang w:val="es-MX"/>
        </w:rPr>
        <w:t>a</w:t>
      </w:r>
      <w:r w:rsidRPr="00D41945">
        <w:rPr>
          <w:lang w:val="es-MX"/>
        </w:rPr>
        <w:t xml:space="preserve"> </w:t>
      </w:r>
      <w:r w:rsidR="008F73EB" w:rsidRPr="00D41945">
        <w:rPr>
          <w:lang w:val="es-MX"/>
        </w:rPr>
        <w:t>cabo una amplia difusión de los ejes temáticos de la Ley de Derechos, Cultura y Desarrollo</w:t>
      </w:r>
      <w:r w:rsidR="008F73EB" w:rsidRPr="00D41945">
        <w:rPr>
          <w:spacing w:val="1"/>
          <w:lang w:val="es-MX"/>
        </w:rPr>
        <w:t xml:space="preserve"> </w:t>
      </w:r>
      <w:r w:rsidR="008F73EB" w:rsidRPr="00D41945">
        <w:rPr>
          <w:lang w:val="es-MX"/>
        </w:rPr>
        <w:t>de</w:t>
      </w:r>
      <w:r w:rsidR="008F73EB" w:rsidRPr="00D41945">
        <w:rPr>
          <w:spacing w:val="-3"/>
          <w:lang w:val="es-MX"/>
        </w:rPr>
        <w:t xml:space="preserve"> </w:t>
      </w:r>
      <w:r w:rsidR="008F73EB" w:rsidRPr="00D41945">
        <w:rPr>
          <w:lang w:val="es-MX"/>
        </w:rPr>
        <w:t>los</w:t>
      </w:r>
      <w:r w:rsidR="008F73EB" w:rsidRPr="00D41945">
        <w:rPr>
          <w:spacing w:val="-2"/>
          <w:lang w:val="es-MX"/>
        </w:rPr>
        <w:t xml:space="preserve"> </w:t>
      </w:r>
      <w:r w:rsidR="008F73EB" w:rsidRPr="00D41945">
        <w:rPr>
          <w:lang w:val="es-MX"/>
        </w:rPr>
        <w:t>Pueblos</w:t>
      </w:r>
      <w:r w:rsidR="008F73EB" w:rsidRPr="00D41945">
        <w:rPr>
          <w:spacing w:val="-2"/>
          <w:lang w:val="es-MX"/>
        </w:rPr>
        <w:t xml:space="preserve"> </w:t>
      </w:r>
      <w:r w:rsidR="008F73EB" w:rsidRPr="00D41945">
        <w:rPr>
          <w:lang w:val="es-MX"/>
        </w:rPr>
        <w:t>y</w:t>
      </w:r>
      <w:r w:rsidR="008F73EB" w:rsidRPr="00D41945">
        <w:rPr>
          <w:spacing w:val="-2"/>
          <w:lang w:val="es-MX"/>
        </w:rPr>
        <w:t xml:space="preserve"> </w:t>
      </w:r>
      <w:r w:rsidR="008F73EB" w:rsidRPr="00D41945">
        <w:rPr>
          <w:lang w:val="es-MX"/>
        </w:rPr>
        <w:t>Comunidades</w:t>
      </w:r>
      <w:r w:rsidR="008F73EB" w:rsidRPr="00D41945">
        <w:rPr>
          <w:spacing w:val="-2"/>
          <w:lang w:val="es-MX"/>
        </w:rPr>
        <w:t xml:space="preserve"> </w:t>
      </w:r>
      <w:r w:rsidR="008F73EB" w:rsidRPr="00D41945">
        <w:rPr>
          <w:lang w:val="es-MX"/>
        </w:rPr>
        <w:t>Indígenas</w:t>
      </w:r>
      <w:r w:rsidR="008F73EB" w:rsidRPr="00D41945">
        <w:rPr>
          <w:spacing w:val="-2"/>
          <w:lang w:val="es-MX"/>
        </w:rPr>
        <w:t xml:space="preserve"> </w:t>
      </w:r>
      <w:r w:rsidR="008F73EB" w:rsidRPr="00D41945">
        <w:rPr>
          <w:lang w:val="es-MX"/>
        </w:rPr>
        <w:t>del</w:t>
      </w:r>
      <w:r w:rsidR="008F73EB" w:rsidRPr="00D41945">
        <w:rPr>
          <w:spacing w:val="-2"/>
          <w:lang w:val="es-MX"/>
        </w:rPr>
        <w:t xml:space="preserve"> </w:t>
      </w:r>
      <w:r w:rsidR="008F73EB" w:rsidRPr="00D41945">
        <w:rPr>
          <w:lang w:val="es-MX"/>
        </w:rPr>
        <w:t>Estado</w:t>
      </w:r>
      <w:r w:rsidR="008F73EB" w:rsidRPr="00D41945">
        <w:rPr>
          <w:spacing w:val="-2"/>
          <w:lang w:val="es-MX"/>
        </w:rPr>
        <w:t xml:space="preserve"> </w:t>
      </w:r>
      <w:r w:rsidR="008F73EB" w:rsidRPr="00D41945">
        <w:rPr>
          <w:lang w:val="es-MX"/>
        </w:rPr>
        <w:t>de</w:t>
      </w:r>
      <w:r w:rsidR="008F73EB" w:rsidRPr="00D41945">
        <w:rPr>
          <w:spacing w:val="-3"/>
          <w:lang w:val="es-MX"/>
        </w:rPr>
        <w:t xml:space="preserve"> </w:t>
      </w:r>
      <w:r w:rsidR="008F73EB" w:rsidRPr="00D41945">
        <w:rPr>
          <w:lang w:val="es-MX"/>
        </w:rPr>
        <w:t>Puebla</w:t>
      </w:r>
      <w:r w:rsidR="008F73EB" w:rsidRPr="00D41945">
        <w:rPr>
          <w:spacing w:val="-2"/>
          <w:lang w:val="es-MX"/>
        </w:rPr>
        <w:t xml:space="preserve"> </w:t>
      </w:r>
      <w:r w:rsidR="008F73EB" w:rsidRPr="00D41945">
        <w:rPr>
          <w:lang w:val="es-MX"/>
        </w:rPr>
        <w:t>y</w:t>
      </w:r>
      <w:r w:rsidR="008F73EB" w:rsidRPr="00D41945">
        <w:rPr>
          <w:spacing w:val="-2"/>
          <w:lang w:val="es-MX"/>
        </w:rPr>
        <w:t xml:space="preserve"> </w:t>
      </w:r>
      <w:r w:rsidR="008F73EB" w:rsidRPr="00D41945">
        <w:rPr>
          <w:lang w:val="es-MX"/>
        </w:rPr>
        <w:t>de</w:t>
      </w:r>
      <w:r w:rsidR="008F73EB" w:rsidRPr="00D41945">
        <w:rPr>
          <w:spacing w:val="-2"/>
          <w:lang w:val="es-MX"/>
        </w:rPr>
        <w:t xml:space="preserve"> </w:t>
      </w:r>
      <w:r w:rsidR="008F73EB" w:rsidRPr="00D41945">
        <w:rPr>
          <w:lang w:val="es-MX"/>
        </w:rPr>
        <w:t>la</w:t>
      </w:r>
      <w:r w:rsidR="008F73EB" w:rsidRPr="00D41945">
        <w:rPr>
          <w:spacing w:val="-2"/>
          <w:lang w:val="es-MX"/>
        </w:rPr>
        <w:t xml:space="preserve"> </w:t>
      </w:r>
      <w:r w:rsidR="008F73EB" w:rsidRPr="00D41945">
        <w:rPr>
          <w:lang w:val="es-MX"/>
        </w:rPr>
        <w:t>Ley</w:t>
      </w:r>
      <w:r w:rsidR="008F73EB" w:rsidRPr="00D41945">
        <w:rPr>
          <w:spacing w:val="-2"/>
          <w:lang w:val="es-MX"/>
        </w:rPr>
        <w:t xml:space="preserve"> </w:t>
      </w:r>
      <w:r w:rsidR="008F73EB" w:rsidRPr="00D41945">
        <w:rPr>
          <w:lang w:val="es-MX"/>
        </w:rPr>
        <w:t>de</w:t>
      </w:r>
      <w:r w:rsidR="008F73EB" w:rsidRPr="00D41945">
        <w:rPr>
          <w:spacing w:val="-2"/>
          <w:lang w:val="es-MX"/>
        </w:rPr>
        <w:t xml:space="preserve"> </w:t>
      </w:r>
      <w:r w:rsidR="008F73EB" w:rsidRPr="00D41945">
        <w:rPr>
          <w:lang w:val="es-MX"/>
        </w:rPr>
        <w:t>Educación</w:t>
      </w:r>
      <w:r w:rsidR="008F73EB" w:rsidRPr="00D41945">
        <w:rPr>
          <w:spacing w:val="-2"/>
          <w:lang w:val="es-MX"/>
        </w:rPr>
        <w:t xml:space="preserve"> </w:t>
      </w:r>
      <w:proofErr w:type="gramStart"/>
      <w:r w:rsidR="008F73EB" w:rsidRPr="00D41945">
        <w:rPr>
          <w:lang w:val="es-MX"/>
        </w:rPr>
        <w:t>del</w:t>
      </w:r>
      <w:r w:rsidRPr="00D41945">
        <w:rPr>
          <w:lang w:val="es-MX"/>
        </w:rPr>
        <w:t xml:space="preserve"> </w:t>
      </w:r>
      <w:r w:rsidR="008F73EB" w:rsidRPr="00D41945">
        <w:rPr>
          <w:spacing w:val="-65"/>
          <w:lang w:val="es-MX"/>
        </w:rPr>
        <w:t xml:space="preserve"> </w:t>
      </w:r>
      <w:r w:rsidR="008F73EB" w:rsidRPr="00D41945">
        <w:rPr>
          <w:lang w:val="es-MX"/>
        </w:rPr>
        <w:t>Estado</w:t>
      </w:r>
      <w:proofErr w:type="gramEnd"/>
      <w:r w:rsidR="008F73EB" w:rsidRPr="00D41945">
        <w:rPr>
          <w:spacing w:val="-1"/>
          <w:lang w:val="es-MX"/>
        </w:rPr>
        <w:t xml:space="preserve"> </w:t>
      </w:r>
      <w:r w:rsidR="008F73EB" w:rsidRPr="00D41945">
        <w:rPr>
          <w:lang w:val="es-MX"/>
        </w:rPr>
        <w:t>de Puebla,</w:t>
      </w:r>
      <w:r w:rsidR="008F73EB" w:rsidRPr="00D41945">
        <w:rPr>
          <w:spacing w:val="-1"/>
          <w:lang w:val="es-MX"/>
        </w:rPr>
        <w:t xml:space="preserve"> </w:t>
      </w:r>
      <w:r w:rsidR="008F73EB" w:rsidRPr="00D41945">
        <w:rPr>
          <w:lang w:val="es-MX"/>
        </w:rPr>
        <w:t>entre otras,</w:t>
      </w:r>
      <w:r w:rsidR="008F73EB" w:rsidRPr="00D41945">
        <w:rPr>
          <w:spacing w:val="-1"/>
          <w:lang w:val="es-MX"/>
        </w:rPr>
        <w:t xml:space="preserve"> </w:t>
      </w:r>
      <w:r w:rsidR="008F73EB" w:rsidRPr="00D41945">
        <w:rPr>
          <w:lang w:val="es-MX"/>
        </w:rPr>
        <w:t>a través,</w:t>
      </w:r>
      <w:r w:rsidR="008F73EB" w:rsidRPr="00D41945">
        <w:rPr>
          <w:spacing w:val="-1"/>
          <w:lang w:val="es-MX"/>
        </w:rPr>
        <w:t xml:space="preserve"> </w:t>
      </w:r>
      <w:r w:rsidR="008F73EB" w:rsidRPr="00D41945">
        <w:rPr>
          <w:lang w:val="es-MX"/>
        </w:rPr>
        <w:t>de las siguientes acciones:</w:t>
      </w:r>
    </w:p>
    <w:p w14:paraId="365E908C" w14:textId="77777777" w:rsidR="00EF0426" w:rsidRPr="00D41945" w:rsidRDefault="00EF0426">
      <w:pPr>
        <w:pStyle w:val="Textoindependiente"/>
        <w:spacing w:before="8"/>
        <w:rPr>
          <w:sz w:val="20"/>
          <w:lang w:val="es-MX"/>
        </w:rPr>
      </w:pPr>
    </w:p>
    <w:p w14:paraId="64DC1BB5" w14:textId="77777777" w:rsidR="00EF0426" w:rsidRPr="00D41945" w:rsidRDefault="00F37E5B" w:rsidP="00063E34">
      <w:pPr>
        <w:pStyle w:val="Prrafodelista"/>
        <w:numPr>
          <w:ilvl w:val="0"/>
          <w:numId w:val="22"/>
        </w:numPr>
        <w:tabs>
          <w:tab w:val="left" w:pos="833"/>
        </w:tabs>
        <w:spacing w:line="276" w:lineRule="auto"/>
        <w:ind w:right="109"/>
        <w:jc w:val="both"/>
        <w:rPr>
          <w:rFonts w:ascii="Arial MT" w:hAnsi="Arial MT"/>
          <w:sz w:val="24"/>
          <w:lang w:val="es-MX"/>
        </w:rPr>
      </w:pPr>
      <w:r w:rsidRPr="00D41945">
        <w:rPr>
          <w:noProof/>
          <w:lang w:val="es-MX" w:eastAsia="es-MX"/>
        </w:rPr>
        <mc:AlternateContent>
          <mc:Choice Requires="wps">
            <w:drawing>
              <wp:anchor distT="0" distB="0" distL="114300" distR="114300" simplePos="0" relativeHeight="486868992" behindDoc="1" locked="0" layoutInCell="1" allowOverlap="1" wp14:anchorId="5865926A" wp14:editId="4BAED110">
                <wp:simplePos x="0" y="0"/>
                <wp:positionH relativeFrom="page">
                  <wp:posOffset>7105015</wp:posOffset>
                </wp:positionH>
                <wp:positionV relativeFrom="paragraph">
                  <wp:posOffset>1008380</wp:posOffset>
                </wp:positionV>
                <wp:extent cx="42545" cy="176530"/>
                <wp:effectExtent l="0" t="0" r="0" b="0"/>
                <wp:wrapNone/>
                <wp:docPr id="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176530"/>
                        </a:xfrm>
                        <a:prstGeom prst="rect">
                          <a:avLst/>
                        </a:prstGeom>
                        <a:solidFill>
                          <a:srgbClr val="9FC5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83978" id="Rectangle 2" o:spid="_x0000_s1026" style="position:absolute;margin-left:559.45pt;margin-top:79.4pt;width:3.35pt;height:13.9pt;z-index:-164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" fillcolor="#9fc5e8" stroked="f">
                <w10:wrap anchorx="page"/>
              </v:rect>
            </w:pict>
          </mc:Fallback>
        </mc:AlternateContent>
      </w:r>
      <w:r w:rsidR="008F73EB" w:rsidRPr="00D41945">
        <w:rPr>
          <w:rFonts w:ascii="Arial MT" w:hAnsi="Arial MT"/>
          <w:sz w:val="24"/>
          <w:lang w:val="es-MX"/>
        </w:rPr>
        <w:t>Realizar</w:t>
      </w:r>
      <w:r w:rsidR="008F73EB" w:rsidRPr="00D41945">
        <w:rPr>
          <w:rFonts w:ascii="Arial MT" w:hAnsi="Arial MT"/>
          <w:spacing w:val="1"/>
          <w:sz w:val="24"/>
          <w:lang w:val="es-MX"/>
        </w:rPr>
        <w:t xml:space="preserve"> </w:t>
      </w:r>
      <w:r w:rsidR="008F73EB" w:rsidRPr="00D41945">
        <w:rPr>
          <w:rFonts w:ascii="Arial MT" w:hAnsi="Arial MT"/>
          <w:sz w:val="24"/>
          <w:lang w:val="es-MX"/>
        </w:rPr>
        <w:t>7</w:t>
      </w:r>
      <w:r w:rsidR="008F73EB" w:rsidRPr="00D41945">
        <w:rPr>
          <w:rFonts w:ascii="Arial MT" w:hAnsi="Arial MT"/>
          <w:spacing w:val="1"/>
          <w:sz w:val="24"/>
          <w:lang w:val="es-MX"/>
        </w:rPr>
        <w:t xml:space="preserve"> </w:t>
      </w:r>
      <w:r w:rsidR="008F73EB" w:rsidRPr="00D41945">
        <w:rPr>
          <w:rFonts w:ascii="Arial MT" w:hAnsi="Arial MT"/>
          <w:sz w:val="24"/>
          <w:lang w:val="es-MX"/>
        </w:rPr>
        <w:t>foros</w:t>
      </w:r>
      <w:r w:rsidR="008F73EB" w:rsidRPr="00D41945">
        <w:rPr>
          <w:rFonts w:ascii="Arial MT" w:hAnsi="Arial MT"/>
          <w:spacing w:val="1"/>
          <w:sz w:val="24"/>
          <w:lang w:val="es-MX"/>
        </w:rPr>
        <w:t xml:space="preserve"> </w:t>
      </w:r>
      <w:r w:rsidR="008F73EB" w:rsidRPr="00D41945">
        <w:rPr>
          <w:rFonts w:ascii="Arial MT" w:hAnsi="Arial MT"/>
          <w:sz w:val="24"/>
          <w:lang w:val="es-MX"/>
        </w:rPr>
        <w:t>regionales</w:t>
      </w:r>
      <w:r w:rsidR="008F73EB" w:rsidRPr="00D41945">
        <w:rPr>
          <w:rFonts w:ascii="Arial MT" w:hAnsi="Arial MT"/>
          <w:spacing w:val="1"/>
          <w:sz w:val="24"/>
          <w:lang w:val="es-MX"/>
        </w:rPr>
        <w:t xml:space="preserve"> </w:t>
      </w:r>
      <w:r w:rsidR="008F73EB" w:rsidRPr="00D41945">
        <w:rPr>
          <w:rFonts w:ascii="Arial MT" w:hAnsi="Arial MT"/>
          <w:sz w:val="24"/>
          <w:lang w:val="es-MX"/>
        </w:rPr>
        <w:t>por</w:t>
      </w:r>
      <w:r w:rsidR="008F73EB" w:rsidRPr="00D41945">
        <w:rPr>
          <w:rFonts w:ascii="Arial MT" w:hAnsi="Arial MT"/>
          <w:spacing w:val="1"/>
          <w:sz w:val="24"/>
          <w:lang w:val="es-MX"/>
        </w:rPr>
        <w:t xml:space="preserve"> </w:t>
      </w:r>
      <w:r w:rsidR="008F73EB" w:rsidRPr="00D41945">
        <w:rPr>
          <w:rFonts w:ascii="Arial MT" w:hAnsi="Arial MT"/>
          <w:sz w:val="24"/>
          <w:lang w:val="es-MX"/>
        </w:rPr>
        <w:t>pueblo</w:t>
      </w:r>
      <w:r w:rsidR="008F73EB" w:rsidRPr="00D41945">
        <w:rPr>
          <w:rFonts w:ascii="Arial MT" w:hAnsi="Arial MT"/>
          <w:spacing w:val="1"/>
          <w:sz w:val="24"/>
          <w:lang w:val="es-MX"/>
        </w:rPr>
        <w:t xml:space="preserve"> </w:t>
      </w:r>
      <w:r w:rsidR="008F73EB" w:rsidRPr="00D41945">
        <w:rPr>
          <w:rFonts w:ascii="Arial MT" w:hAnsi="Arial MT"/>
          <w:sz w:val="24"/>
          <w:lang w:val="es-MX"/>
        </w:rPr>
        <w:t>ind</w:t>
      </w:r>
      <w:r w:rsidR="008F73EB" w:rsidRPr="00D41945">
        <w:rPr>
          <w:rFonts w:ascii="Arial MT" w:hAnsi="Arial MT" w:hint="eastAsia"/>
          <w:sz w:val="24"/>
          <w:lang w:val="es-MX"/>
        </w:rPr>
        <w:t>í</w:t>
      </w:r>
      <w:r w:rsidR="008F73EB" w:rsidRPr="00D41945">
        <w:rPr>
          <w:rFonts w:ascii="Arial MT" w:hAnsi="Arial MT"/>
          <w:sz w:val="24"/>
          <w:lang w:val="es-MX"/>
        </w:rPr>
        <w:t>gena</w:t>
      </w:r>
      <w:r w:rsidR="008F73EB" w:rsidRPr="00D41945">
        <w:rPr>
          <w:rFonts w:ascii="Arial MT" w:hAnsi="Arial MT"/>
          <w:spacing w:val="1"/>
          <w:sz w:val="24"/>
          <w:lang w:val="es-MX"/>
        </w:rPr>
        <w:t xml:space="preserve"> </w:t>
      </w:r>
      <w:r w:rsidR="008F73EB" w:rsidRPr="00D41945">
        <w:rPr>
          <w:rFonts w:ascii="Arial MT" w:hAnsi="Arial MT"/>
          <w:sz w:val="24"/>
          <w:lang w:val="es-MX"/>
        </w:rPr>
        <w:t>con</w:t>
      </w:r>
      <w:r w:rsidR="008F73EB" w:rsidRPr="00D41945">
        <w:rPr>
          <w:rFonts w:ascii="Arial MT" w:hAnsi="Arial MT"/>
          <w:spacing w:val="1"/>
          <w:sz w:val="24"/>
          <w:lang w:val="es-MX"/>
        </w:rPr>
        <w:t xml:space="preserve"> </w:t>
      </w:r>
      <w:r w:rsidR="008F73EB" w:rsidRPr="00D41945">
        <w:rPr>
          <w:rFonts w:ascii="Arial MT" w:hAnsi="Arial MT"/>
          <w:sz w:val="24"/>
          <w:lang w:val="es-MX"/>
        </w:rPr>
        <w:t>representantes</w:t>
      </w:r>
      <w:r w:rsidR="008F73EB" w:rsidRPr="00D41945">
        <w:rPr>
          <w:rFonts w:ascii="Arial MT" w:hAnsi="Arial MT"/>
          <w:spacing w:val="1"/>
          <w:sz w:val="24"/>
          <w:lang w:val="es-MX"/>
        </w:rPr>
        <w:t xml:space="preserve"> </w:t>
      </w:r>
      <w:r w:rsidR="008F73EB" w:rsidRPr="00D41945">
        <w:rPr>
          <w:rFonts w:ascii="Arial MT" w:hAnsi="Arial MT"/>
          <w:sz w:val="24"/>
          <w:lang w:val="es-MX"/>
        </w:rPr>
        <w:t>ind</w:t>
      </w:r>
      <w:r w:rsidR="008F73EB" w:rsidRPr="00D41945">
        <w:rPr>
          <w:rFonts w:ascii="Arial MT" w:hAnsi="Arial MT" w:hint="eastAsia"/>
          <w:sz w:val="24"/>
          <w:lang w:val="es-MX"/>
        </w:rPr>
        <w:t>í</w:t>
      </w:r>
      <w:r w:rsidR="008F73EB" w:rsidRPr="00D41945">
        <w:rPr>
          <w:rFonts w:ascii="Arial MT" w:hAnsi="Arial MT"/>
          <w:sz w:val="24"/>
          <w:lang w:val="es-MX"/>
        </w:rPr>
        <w:t>genas</w:t>
      </w:r>
      <w:r w:rsidR="008F73EB" w:rsidRPr="00D41945">
        <w:rPr>
          <w:rFonts w:ascii="Arial MT" w:hAnsi="Arial MT"/>
          <w:spacing w:val="1"/>
          <w:sz w:val="24"/>
          <w:lang w:val="es-MX"/>
        </w:rPr>
        <w:t xml:space="preserve"> </w:t>
      </w:r>
      <w:r w:rsidR="008F73EB" w:rsidRPr="00D41945">
        <w:rPr>
          <w:rFonts w:ascii="Arial MT" w:hAnsi="Arial MT"/>
          <w:sz w:val="24"/>
          <w:lang w:val="es-MX"/>
        </w:rPr>
        <w:t>y</w:t>
      </w:r>
      <w:r w:rsidR="008F73EB" w:rsidRPr="00D41945">
        <w:rPr>
          <w:rFonts w:ascii="Arial MT" w:hAnsi="Arial MT"/>
          <w:spacing w:val="1"/>
          <w:sz w:val="24"/>
          <w:lang w:val="es-MX"/>
        </w:rPr>
        <w:t xml:space="preserve"> </w:t>
      </w:r>
      <w:r w:rsidR="008F73EB" w:rsidRPr="00D41945">
        <w:rPr>
          <w:rFonts w:ascii="Arial MT" w:hAnsi="Arial MT"/>
          <w:sz w:val="24"/>
          <w:lang w:val="es-MX"/>
        </w:rPr>
        <w:t>afromexicano</w:t>
      </w:r>
      <w:r w:rsidR="008F73EB" w:rsidRPr="00D41945">
        <w:rPr>
          <w:rFonts w:ascii="Arial MT" w:hAnsi="Arial MT"/>
          <w:spacing w:val="1"/>
          <w:sz w:val="24"/>
          <w:lang w:val="es-MX"/>
        </w:rPr>
        <w:t xml:space="preserve"> </w:t>
      </w:r>
      <w:r w:rsidR="008F73EB" w:rsidRPr="00D41945">
        <w:rPr>
          <w:rFonts w:ascii="Arial MT" w:hAnsi="Arial MT"/>
          <w:sz w:val="24"/>
          <w:lang w:val="es-MX"/>
        </w:rPr>
        <w:t>nombrados</w:t>
      </w:r>
      <w:r w:rsidR="008F73EB" w:rsidRPr="00D41945">
        <w:rPr>
          <w:rFonts w:ascii="Arial MT" w:hAnsi="Arial MT"/>
          <w:spacing w:val="1"/>
          <w:sz w:val="24"/>
          <w:lang w:val="es-MX"/>
        </w:rPr>
        <w:t xml:space="preserve"> </w:t>
      </w:r>
      <w:r w:rsidR="008F73EB" w:rsidRPr="00D41945">
        <w:rPr>
          <w:rFonts w:ascii="Arial MT" w:hAnsi="Arial MT"/>
          <w:sz w:val="24"/>
          <w:lang w:val="es-MX"/>
        </w:rPr>
        <w:t>en</w:t>
      </w:r>
      <w:r w:rsidR="008F73EB" w:rsidRPr="00D41945">
        <w:rPr>
          <w:rFonts w:ascii="Arial MT" w:hAnsi="Arial MT"/>
          <w:spacing w:val="1"/>
          <w:sz w:val="24"/>
          <w:lang w:val="es-MX"/>
        </w:rPr>
        <w:t xml:space="preserve"> </w:t>
      </w:r>
      <w:r w:rsidR="008F73EB" w:rsidRPr="00D41945">
        <w:rPr>
          <w:rFonts w:ascii="Arial MT" w:hAnsi="Arial MT"/>
          <w:sz w:val="24"/>
          <w:lang w:val="es-MX"/>
        </w:rPr>
        <w:t>asamblea</w:t>
      </w:r>
      <w:r w:rsidR="008F73EB" w:rsidRPr="00D41945">
        <w:rPr>
          <w:rFonts w:ascii="Arial MT" w:hAnsi="Arial MT"/>
          <w:spacing w:val="1"/>
          <w:sz w:val="24"/>
          <w:lang w:val="es-MX"/>
        </w:rPr>
        <w:t xml:space="preserve"> </w:t>
      </w:r>
      <w:r w:rsidR="008F73EB" w:rsidRPr="00D41945">
        <w:rPr>
          <w:rFonts w:ascii="Arial MT" w:hAnsi="Arial MT"/>
          <w:sz w:val="24"/>
          <w:lang w:val="es-MX"/>
        </w:rPr>
        <w:t>comunitaria</w:t>
      </w:r>
      <w:r w:rsidR="008F73EB" w:rsidRPr="00D41945">
        <w:rPr>
          <w:rFonts w:ascii="Arial MT" w:hAnsi="Arial MT"/>
          <w:spacing w:val="1"/>
          <w:sz w:val="24"/>
          <w:lang w:val="es-MX"/>
        </w:rPr>
        <w:t xml:space="preserve"> </w:t>
      </w:r>
      <w:r w:rsidR="008F73EB" w:rsidRPr="00D41945">
        <w:rPr>
          <w:rFonts w:ascii="Arial MT" w:hAnsi="Arial MT"/>
          <w:sz w:val="24"/>
          <w:lang w:val="es-MX"/>
        </w:rPr>
        <w:t>y</w:t>
      </w:r>
      <w:r w:rsidR="008F73EB" w:rsidRPr="00D41945">
        <w:rPr>
          <w:rFonts w:ascii="Arial MT" w:hAnsi="Arial MT"/>
          <w:spacing w:val="1"/>
          <w:sz w:val="24"/>
          <w:lang w:val="es-MX"/>
        </w:rPr>
        <w:t xml:space="preserve"> </w:t>
      </w:r>
      <w:r w:rsidR="008F73EB" w:rsidRPr="00D41945">
        <w:rPr>
          <w:rFonts w:ascii="Arial MT" w:hAnsi="Arial MT"/>
          <w:sz w:val="24"/>
          <w:lang w:val="es-MX"/>
        </w:rPr>
        <w:t>con</w:t>
      </w:r>
      <w:r w:rsidR="008F73EB" w:rsidRPr="00D41945">
        <w:rPr>
          <w:rFonts w:ascii="Arial MT" w:hAnsi="Arial MT"/>
          <w:spacing w:val="1"/>
          <w:sz w:val="24"/>
          <w:lang w:val="es-MX"/>
        </w:rPr>
        <w:t xml:space="preserve"> </w:t>
      </w:r>
      <w:r w:rsidR="008F73EB" w:rsidRPr="00D41945">
        <w:rPr>
          <w:rFonts w:ascii="Arial MT" w:hAnsi="Arial MT"/>
          <w:sz w:val="24"/>
          <w:lang w:val="es-MX"/>
        </w:rPr>
        <w:t>el</w:t>
      </w:r>
      <w:r w:rsidR="008F73EB" w:rsidRPr="00D41945">
        <w:rPr>
          <w:rFonts w:ascii="Arial MT" w:hAnsi="Arial MT"/>
          <w:spacing w:val="1"/>
          <w:sz w:val="24"/>
          <w:lang w:val="es-MX"/>
        </w:rPr>
        <w:t xml:space="preserve"> </w:t>
      </w:r>
      <w:r w:rsidR="008F73EB" w:rsidRPr="00D41945">
        <w:rPr>
          <w:rFonts w:ascii="Arial MT" w:hAnsi="Arial MT"/>
          <w:sz w:val="24"/>
          <w:lang w:val="es-MX"/>
        </w:rPr>
        <w:t>acta</w:t>
      </w:r>
      <w:r w:rsidR="008F73EB" w:rsidRPr="00D41945">
        <w:rPr>
          <w:rFonts w:ascii="Arial MT" w:hAnsi="Arial MT"/>
          <w:spacing w:val="1"/>
          <w:sz w:val="24"/>
          <w:lang w:val="es-MX"/>
        </w:rPr>
        <w:t xml:space="preserve"> </w:t>
      </w:r>
      <w:r w:rsidR="008F73EB" w:rsidRPr="00D41945">
        <w:rPr>
          <w:rFonts w:ascii="Arial MT" w:hAnsi="Arial MT"/>
          <w:sz w:val="24"/>
          <w:lang w:val="es-MX"/>
        </w:rPr>
        <w:t>que</w:t>
      </w:r>
      <w:r w:rsidR="008F73EB" w:rsidRPr="00D41945">
        <w:rPr>
          <w:rFonts w:ascii="Arial MT" w:hAnsi="Arial MT"/>
          <w:spacing w:val="1"/>
          <w:sz w:val="24"/>
          <w:lang w:val="es-MX"/>
        </w:rPr>
        <w:t xml:space="preserve"> </w:t>
      </w:r>
      <w:r w:rsidR="008F73EB" w:rsidRPr="00D41945">
        <w:rPr>
          <w:rFonts w:ascii="Arial MT" w:hAnsi="Arial MT"/>
          <w:sz w:val="24"/>
          <w:lang w:val="es-MX"/>
        </w:rPr>
        <w:t>respalda</w:t>
      </w:r>
      <w:r w:rsidR="008F73EB" w:rsidRPr="00D41945">
        <w:rPr>
          <w:rFonts w:ascii="Arial MT" w:hAnsi="Arial MT"/>
          <w:spacing w:val="1"/>
          <w:sz w:val="24"/>
          <w:lang w:val="es-MX"/>
        </w:rPr>
        <w:t xml:space="preserve"> </w:t>
      </w:r>
      <w:r w:rsidR="008F73EB" w:rsidRPr="00D41945">
        <w:rPr>
          <w:rFonts w:ascii="Arial MT" w:hAnsi="Arial MT"/>
          <w:sz w:val="24"/>
          <w:lang w:val="es-MX"/>
        </w:rPr>
        <w:t>su</w:t>
      </w:r>
      <w:r w:rsidR="008F73EB" w:rsidRPr="00D41945">
        <w:rPr>
          <w:rFonts w:ascii="Arial MT" w:hAnsi="Arial MT"/>
          <w:spacing w:val="1"/>
          <w:sz w:val="24"/>
          <w:lang w:val="es-MX"/>
        </w:rPr>
        <w:t xml:space="preserve"> </w:t>
      </w:r>
      <w:r w:rsidR="008F73EB" w:rsidRPr="00D41945">
        <w:rPr>
          <w:rFonts w:ascii="Arial MT" w:hAnsi="Arial MT"/>
          <w:sz w:val="24"/>
          <w:lang w:val="es-MX"/>
        </w:rPr>
        <w:t>representaci</w:t>
      </w:r>
      <w:r w:rsidR="008F73EB" w:rsidRPr="00D41945">
        <w:rPr>
          <w:rFonts w:ascii="Arial MT" w:hAnsi="Arial MT" w:hint="eastAsia"/>
          <w:sz w:val="24"/>
          <w:lang w:val="es-MX"/>
        </w:rPr>
        <w:t>ó</w:t>
      </w:r>
      <w:r w:rsidR="008F73EB" w:rsidRPr="00D41945">
        <w:rPr>
          <w:rFonts w:ascii="Arial MT" w:hAnsi="Arial MT"/>
          <w:sz w:val="24"/>
          <w:lang w:val="es-MX"/>
        </w:rPr>
        <w:t>n,</w:t>
      </w:r>
      <w:r w:rsidR="008F73EB" w:rsidRPr="00D41945">
        <w:rPr>
          <w:rFonts w:ascii="Arial MT" w:hAnsi="Arial MT"/>
          <w:spacing w:val="1"/>
          <w:sz w:val="24"/>
          <w:lang w:val="es-MX"/>
        </w:rPr>
        <w:t xml:space="preserve"> </w:t>
      </w:r>
      <w:r w:rsidR="008F73EB" w:rsidRPr="00D41945">
        <w:rPr>
          <w:rFonts w:ascii="Arial MT" w:hAnsi="Arial MT"/>
          <w:sz w:val="24"/>
          <w:lang w:val="es-MX"/>
        </w:rPr>
        <w:t>donde</w:t>
      </w:r>
      <w:r w:rsidR="008F73EB" w:rsidRPr="00D41945">
        <w:rPr>
          <w:rFonts w:ascii="Arial MT" w:hAnsi="Arial MT"/>
          <w:spacing w:val="1"/>
          <w:sz w:val="24"/>
          <w:lang w:val="es-MX"/>
        </w:rPr>
        <w:t xml:space="preserve"> </w:t>
      </w:r>
      <w:r w:rsidR="008F73EB" w:rsidRPr="00D41945">
        <w:rPr>
          <w:rFonts w:ascii="Arial MT" w:hAnsi="Arial MT"/>
          <w:sz w:val="24"/>
          <w:lang w:val="es-MX"/>
        </w:rPr>
        <w:t>a</w:t>
      </w:r>
      <w:r w:rsidR="008F73EB" w:rsidRPr="00D41945">
        <w:rPr>
          <w:rFonts w:ascii="Arial MT" w:hAnsi="Arial MT"/>
          <w:spacing w:val="1"/>
          <w:sz w:val="24"/>
          <w:lang w:val="es-MX"/>
        </w:rPr>
        <w:t xml:space="preserve"> </w:t>
      </w:r>
      <w:r w:rsidR="008F73EB" w:rsidRPr="00D41945">
        <w:rPr>
          <w:rFonts w:ascii="Arial MT" w:hAnsi="Arial MT"/>
          <w:sz w:val="24"/>
          <w:lang w:val="es-MX"/>
        </w:rPr>
        <w:t>trav</w:t>
      </w:r>
      <w:r w:rsidR="008F73EB" w:rsidRPr="00D41945">
        <w:rPr>
          <w:rFonts w:ascii="Arial MT" w:hAnsi="Arial MT" w:hint="eastAsia"/>
          <w:sz w:val="24"/>
          <w:lang w:val="es-MX"/>
        </w:rPr>
        <w:t>é</w:t>
      </w:r>
      <w:r w:rsidR="008F73EB" w:rsidRPr="00D41945">
        <w:rPr>
          <w:rFonts w:ascii="Arial MT" w:hAnsi="Arial MT"/>
          <w:sz w:val="24"/>
          <w:lang w:val="es-MX"/>
        </w:rPr>
        <w:t>s</w:t>
      </w:r>
      <w:r w:rsidR="008F73EB" w:rsidRPr="00D41945">
        <w:rPr>
          <w:rFonts w:ascii="Arial MT" w:hAnsi="Arial MT"/>
          <w:spacing w:val="1"/>
          <w:sz w:val="24"/>
          <w:lang w:val="es-MX"/>
        </w:rPr>
        <w:t xml:space="preserve"> </w:t>
      </w:r>
      <w:r w:rsidR="008F73EB" w:rsidRPr="00D41945">
        <w:rPr>
          <w:rFonts w:ascii="Arial MT" w:hAnsi="Arial MT"/>
          <w:sz w:val="24"/>
          <w:lang w:val="es-MX"/>
        </w:rPr>
        <w:t>de</w:t>
      </w:r>
      <w:r w:rsidR="008F73EB" w:rsidRPr="00D41945">
        <w:rPr>
          <w:rFonts w:ascii="Arial MT" w:hAnsi="Arial MT"/>
          <w:spacing w:val="1"/>
          <w:sz w:val="24"/>
          <w:lang w:val="es-MX"/>
        </w:rPr>
        <w:t xml:space="preserve"> </w:t>
      </w:r>
      <w:r w:rsidR="008F73EB" w:rsidRPr="00D41945">
        <w:rPr>
          <w:rFonts w:ascii="Arial MT" w:hAnsi="Arial MT"/>
          <w:sz w:val="24"/>
          <w:lang w:val="es-MX"/>
        </w:rPr>
        <w:t>Plenarias</w:t>
      </w:r>
      <w:r w:rsidR="008F73EB" w:rsidRPr="00D41945">
        <w:rPr>
          <w:rFonts w:ascii="Arial MT" w:hAnsi="Arial MT"/>
          <w:spacing w:val="1"/>
          <w:sz w:val="24"/>
          <w:lang w:val="es-MX"/>
        </w:rPr>
        <w:t xml:space="preserve"> </w:t>
      </w:r>
      <w:r w:rsidR="008F73EB" w:rsidRPr="00D41945">
        <w:rPr>
          <w:rFonts w:ascii="Arial MT" w:hAnsi="Arial MT"/>
          <w:sz w:val="24"/>
          <w:lang w:val="es-MX"/>
        </w:rPr>
        <w:t>y</w:t>
      </w:r>
      <w:r w:rsidR="008F73EB" w:rsidRPr="00D41945">
        <w:rPr>
          <w:rFonts w:ascii="Arial MT" w:hAnsi="Arial MT"/>
          <w:spacing w:val="1"/>
          <w:sz w:val="24"/>
          <w:lang w:val="es-MX"/>
        </w:rPr>
        <w:t xml:space="preserve"> </w:t>
      </w:r>
      <w:r w:rsidR="008F73EB" w:rsidRPr="00D41945">
        <w:rPr>
          <w:rFonts w:ascii="Arial MT" w:hAnsi="Arial MT"/>
          <w:sz w:val="24"/>
          <w:lang w:val="es-MX"/>
        </w:rPr>
        <w:t>trabajo</w:t>
      </w:r>
      <w:r w:rsidR="008F73EB" w:rsidRPr="00D41945">
        <w:rPr>
          <w:rFonts w:ascii="Arial MT" w:hAnsi="Arial MT"/>
          <w:spacing w:val="1"/>
          <w:sz w:val="24"/>
          <w:lang w:val="es-MX"/>
        </w:rPr>
        <w:t xml:space="preserve"> </w:t>
      </w:r>
      <w:r w:rsidR="008F73EB" w:rsidRPr="00D41945">
        <w:rPr>
          <w:rFonts w:ascii="Arial MT" w:hAnsi="Arial MT"/>
          <w:sz w:val="24"/>
          <w:lang w:val="es-MX"/>
        </w:rPr>
        <w:t>participativo</w:t>
      </w:r>
      <w:r w:rsidR="008F73EB" w:rsidRPr="00D41945">
        <w:rPr>
          <w:rFonts w:ascii="Arial MT" w:hAnsi="Arial MT"/>
          <w:spacing w:val="1"/>
          <w:sz w:val="24"/>
          <w:lang w:val="es-MX"/>
        </w:rPr>
        <w:t xml:space="preserve"> </w:t>
      </w:r>
      <w:r w:rsidR="008F73EB" w:rsidRPr="00D41945">
        <w:rPr>
          <w:rFonts w:ascii="Arial MT" w:hAnsi="Arial MT"/>
          <w:sz w:val="24"/>
          <w:lang w:val="es-MX"/>
        </w:rPr>
        <w:t>de</w:t>
      </w:r>
      <w:r w:rsidR="008F73EB" w:rsidRPr="00D41945">
        <w:rPr>
          <w:rFonts w:ascii="Arial MT" w:hAnsi="Arial MT"/>
          <w:spacing w:val="1"/>
          <w:sz w:val="24"/>
          <w:lang w:val="es-MX"/>
        </w:rPr>
        <w:t xml:space="preserve"> </w:t>
      </w:r>
      <w:r w:rsidR="008F73EB" w:rsidRPr="00D41945">
        <w:rPr>
          <w:rFonts w:ascii="Arial MT" w:hAnsi="Arial MT"/>
          <w:sz w:val="24"/>
          <w:lang w:val="es-MX"/>
        </w:rPr>
        <w:t>mesas,</w:t>
      </w:r>
      <w:r w:rsidR="008F73EB" w:rsidRPr="00D41945">
        <w:rPr>
          <w:rFonts w:ascii="Arial MT" w:hAnsi="Arial MT"/>
          <w:spacing w:val="1"/>
          <w:sz w:val="24"/>
          <w:lang w:val="es-MX"/>
        </w:rPr>
        <w:t xml:space="preserve"> </w:t>
      </w:r>
      <w:r w:rsidR="008F73EB" w:rsidRPr="00D41945">
        <w:rPr>
          <w:rFonts w:ascii="Arial MT" w:hAnsi="Arial MT"/>
          <w:sz w:val="24"/>
          <w:lang w:val="es-MX"/>
        </w:rPr>
        <w:t>se</w:t>
      </w:r>
      <w:r w:rsidR="008F73EB" w:rsidRPr="00D41945">
        <w:rPr>
          <w:rFonts w:ascii="Arial MT" w:hAnsi="Arial MT"/>
          <w:spacing w:val="1"/>
          <w:sz w:val="24"/>
          <w:lang w:val="es-MX"/>
        </w:rPr>
        <w:t xml:space="preserve"> </w:t>
      </w:r>
      <w:r w:rsidR="008F73EB" w:rsidRPr="00D41945">
        <w:rPr>
          <w:rFonts w:ascii="Arial MT" w:hAnsi="Arial MT"/>
          <w:sz w:val="24"/>
          <w:lang w:val="es-MX"/>
        </w:rPr>
        <w:t>presentar</w:t>
      </w:r>
      <w:r w:rsidR="008F73EB" w:rsidRPr="00D41945">
        <w:rPr>
          <w:rFonts w:ascii="Arial MT" w:hAnsi="Arial MT" w:hint="eastAsia"/>
          <w:sz w:val="24"/>
          <w:lang w:val="es-MX"/>
        </w:rPr>
        <w:t>á</w:t>
      </w:r>
      <w:r w:rsidR="008F73EB" w:rsidRPr="00D41945">
        <w:rPr>
          <w:rFonts w:ascii="Arial MT" w:hAnsi="Arial MT"/>
          <w:sz w:val="24"/>
          <w:lang w:val="es-MX"/>
        </w:rPr>
        <w:t xml:space="preserve"> el Protocolo y Convocatoria, corregidos y avalados en la etapa anterior de</w:t>
      </w:r>
      <w:r w:rsidR="008F73EB" w:rsidRPr="00D41945">
        <w:rPr>
          <w:rFonts w:ascii="Arial MT" w:hAnsi="Arial MT"/>
          <w:spacing w:val="1"/>
          <w:sz w:val="24"/>
          <w:lang w:val="es-MX"/>
        </w:rPr>
        <w:t xml:space="preserve"> </w:t>
      </w:r>
      <w:r w:rsidR="008F73EB" w:rsidRPr="00D41945">
        <w:rPr>
          <w:rFonts w:ascii="Arial MT" w:hAnsi="Arial MT"/>
          <w:sz w:val="24"/>
          <w:lang w:val="es-MX"/>
        </w:rPr>
        <w:t>acuerdos previos, para que los representantes ind</w:t>
      </w:r>
      <w:r w:rsidR="008F73EB" w:rsidRPr="00D41945">
        <w:rPr>
          <w:rFonts w:ascii="Arial MT" w:hAnsi="Arial MT" w:hint="eastAsia"/>
          <w:sz w:val="24"/>
          <w:lang w:val="es-MX"/>
        </w:rPr>
        <w:t>í</w:t>
      </w:r>
      <w:r w:rsidR="008F73EB" w:rsidRPr="00D41945">
        <w:rPr>
          <w:rFonts w:ascii="Arial MT" w:hAnsi="Arial MT"/>
          <w:sz w:val="24"/>
          <w:lang w:val="es-MX"/>
        </w:rPr>
        <w:t>genas y afromexicanos, lo conozcan,</w:t>
      </w:r>
      <w:r w:rsidR="008F73EB" w:rsidRPr="00D41945">
        <w:rPr>
          <w:rFonts w:ascii="Arial MT" w:hAnsi="Arial MT"/>
          <w:spacing w:val="1"/>
          <w:sz w:val="24"/>
          <w:lang w:val="es-MX"/>
        </w:rPr>
        <w:t xml:space="preserve"> </w:t>
      </w:r>
      <w:r w:rsidR="008F73EB" w:rsidRPr="00D41945">
        <w:rPr>
          <w:rFonts w:ascii="Arial MT" w:hAnsi="Arial MT"/>
          <w:sz w:val="24"/>
          <w:lang w:val="es-MX"/>
        </w:rPr>
        <w:t>reflexionen y hagan sus an</w:t>
      </w:r>
      <w:r w:rsidR="008F73EB" w:rsidRPr="00D41945">
        <w:rPr>
          <w:rFonts w:ascii="Arial MT" w:hAnsi="Arial MT" w:hint="eastAsia"/>
          <w:sz w:val="24"/>
          <w:lang w:val="es-MX"/>
        </w:rPr>
        <w:t>á</w:t>
      </w:r>
      <w:r w:rsidR="008F73EB" w:rsidRPr="00D41945">
        <w:rPr>
          <w:rFonts w:ascii="Arial MT" w:hAnsi="Arial MT"/>
          <w:sz w:val="24"/>
          <w:lang w:val="es-MX"/>
        </w:rPr>
        <w:t>lisis iniciales, para tomar acuerdos y llevar esta informaci</w:t>
      </w:r>
      <w:r w:rsidR="008F73EB" w:rsidRPr="00D41945">
        <w:rPr>
          <w:rFonts w:ascii="Arial MT" w:hAnsi="Arial MT" w:hint="eastAsia"/>
          <w:sz w:val="24"/>
          <w:lang w:val="es-MX"/>
        </w:rPr>
        <w:t>ó</w:t>
      </w:r>
      <w:r w:rsidR="008F73EB" w:rsidRPr="00D41945">
        <w:rPr>
          <w:rFonts w:ascii="Arial MT" w:hAnsi="Arial MT"/>
          <w:sz w:val="24"/>
          <w:lang w:val="es-MX"/>
        </w:rPr>
        <w:t>n a</w:t>
      </w:r>
      <w:r w:rsidR="008F73EB" w:rsidRPr="00D41945">
        <w:rPr>
          <w:rFonts w:ascii="Arial MT" w:hAnsi="Arial MT"/>
          <w:spacing w:val="-64"/>
          <w:sz w:val="24"/>
          <w:lang w:val="es-MX"/>
        </w:rPr>
        <w:t xml:space="preserve"> </w:t>
      </w:r>
      <w:r w:rsidR="008F73EB" w:rsidRPr="00D41945">
        <w:rPr>
          <w:rFonts w:ascii="Arial MT" w:hAnsi="Arial MT"/>
          <w:sz w:val="24"/>
          <w:lang w:val="es-MX"/>
        </w:rPr>
        <w:t>cada una de las comunidades ind</w:t>
      </w:r>
      <w:r w:rsidR="008F73EB" w:rsidRPr="00D41945">
        <w:rPr>
          <w:rFonts w:ascii="Arial MT" w:hAnsi="Arial MT" w:hint="eastAsia"/>
          <w:sz w:val="24"/>
          <w:lang w:val="es-MX"/>
        </w:rPr>
        <w:t>í</w:t>
      </w:r>
      <w:r w:rsidR="008F73EB" w:rsidRPr="00D41945">
        <w:rPr>
          <w:rFonts w:ascii="Arial MT" w:hAnsi="Arial MT"/>
          <w:sz w:val="24"/>
          <w:lang w:val="es-MX"/>
        </w:rPr>
        <w:t>genas y afromexicanas representadas y participantes</w:t>
      </w:r>
      <w:r w:rsidR="008F73EB" w:rsidRPr="00D41945">
        <w:rPr>
          <w:rFonts w:ascii="Arial MT" w:hAnsi="Arial MT"/>
          <w:spacing w:val="1"/>
          <w:sz w:val="24"/>
          <w:lang w:val="es-MX"/>
        </w:rPr>
        <w:t xml:space="preserve"> </w:t>
      </w:r>
      <w:r w:rsidR="008F73EB" w:rsidRPr="00D41945">
        <w:rPr>
          <w:rFonts w:ascii="Arial MT" w:hAnsi="Arial MT"/>
          <w:sz w:val="24"/>
          <w:lang w:val="es-MX"/>
        </w:rPr>
        <w:t>para su</w:t>
      </w:r>
      <w:r w:rsidR="008F73EB" w:rsidRPr="00D41945">
        <w:rPr>
          <w:rFonts w:ascii="Arial MT" w:hAnsi="Arial MT"/>
          <w:spacing w:val="-1"/>
          <w:sz w:val="24"/>
          <w:lang w:val="es-MX"/>
        </w:rPr>
        <w:t xml:space="preserve"> </w:t>
      </w:r>
      <w:r w:rsidR="008F73EB" w:rsidRPr="00D41945">
        <w:rPr>
          <w:rFonts w:ascii="Arial MT" w:hAnsi="Arial MT"/>
          <w:sz w:val="24"/>
          <w:lang w:val="es-MX"/>
        </w:rPr>
        <w:t>conocimiento y reflexi</w:t>
      </w:r>
      <w:r w:rsidR="008F73EB" w:rsidRPr="00D41945">
        <w:rPr>
          <w:rFonts w:ascii="Arial MT" w:hAnsi="Arial MT" w:hint="eastAsia"/>
          <w:sz w:val="24"/>
          <w:lang w:val="es-MX"/>
        </w:rPr>
        <w:t>ó</w:t>
      </w:r>
      <w:r w:rsidR="008F73EB" w:rsidRPr="00D41945">
        <w:rPr>
          <w:rFonts w:ascii="Arial MT" w:hAnsi="Arial MT"/>
          <w:sz w:val="24"/>
          <w:lang w:val="es-MX"/>
        </w:rPr>
        <w:t>n de sus contenidos.</w:t>
      </w:r>
    </w:p>
    <w:p w14:paraId="6B1FC837" w14:textId="77777777" w:rsidR="00EF0426" w:rsidRPr="00D41945" w:rsidRDefault="00EF0426">
      <w:pPr>
        <w:pStyle w:val="Textoindependiente"/>
        <w:spacing w:before="7"/>
        <w:rPr>
          <w:sz w:val="27"/>
          <w:lang w:val="es-MX"/>
        </w:rPr>
      </w:pPr>
    </w:p>
    <w:p w14:paraId="3D50E18A" w14:textId="77777777" w:rsidR="00EF0426" w:rsidRPr="00D41945" w:rsidRDefault="008F73EB" w:rsidP="00063E34">
      <w:pPr>
        <w:pStyle w:val="Prrafodelista"/>
        <w:numPr>
          <w:ilvl w:val="0"/>
          <w:numId w:val="22"/>
        </w:numPr>
        <w:tabs>
          <w:tab w:val="left" w:pos="833"/>
        </w:tabs>
        <w:spacing w:line="276" w:lineRule="auto"/>
        <w:ind w:right="109"/>
        <w:jc w:val="both"/>
        <w:rPr>
          <w:rFonts w:ascii="Arial MT" w:hAnsi="Arial MT"/>
          <w:sz w:val="24"/>
          <w:lang w:val="es-MX"/>
        </w:rPr>
      </w:pPr>
      <w:r w:rsidRPr="00D41945">
        <w:rPr>
          <w:rFonts w:ascii="Arial MT" w:hAnsi="Arial MT"/>
          <w:sz w:val="24"/>
          <w:lang w:val="es-MX"/>
        </w:rPr>
        <w:t>Amplia difusi</w:t>
      </w:r>
      <w:r w:rsidRPr="00D41945">
        <w:rPr>
          <w:rFonts w:ascii="Arial MT" w:hAnsi="Arial MT" w:hint="eastAsia"/>
          <w:sz w:val="24"/>
          <w:lang w:val="es-MX"/>
        </w:rPr>
        <w:t>ó</w:t>
      </w:r>
      <w:r w:rsidRPr="00D41945">
        <w:rPr>
          <w:rFonts w:ascii="Arial MT" w:hAnsi="Arial MT"/>
          <w:sz w:val="24"/>
          <w:lang w:val="es-MX"/>
        </w:rPr>
        <w:t>n en medios de comunicaci</w:t>
      </w:r>
      <w:r w:rsidRPr="00D41945">
        <w:rPr>
          <w:rFonts w:ascii="Arial MT" w:hAnsi="Arial MT" w:hint="eastAsia"/>
          <w:sz w:val="24"/>
          <w:lang w:val="es-MX"/>
        </w:rPr>
        <w:t>ó</w:t>
      </w:r>
      <w:r w:rsidRPr="00D41945">
        <w:rPr>
          <w:rFonts w:ascii="Arial MT" w:hAnsi="Arial MT"/>
          <w:sz w:val="24"/>
          <w:lang w:val="es-MX"/>
        </w:rPr>
        <w:t>n, de manera especial a trav</w:t>
      </w:r>
      <w:r w:rsidRPr="00D41945">
        <w:rPr>
          <w:rFonts w:ascii="Arial MT" w:hAnsi="Arial MT" w:hint="eastAsia"/>
          <w:sz w:val="24"/>
          <w:lang w:val="es-MX"/>
        </w:rPr>
        <w:t>é</w:t>
      </w:r>
      <w:r w:rsidRPr="00D41945">
        <w:rPr>
          <w:rFonts w:ascii="Arial MT" w:hAnsi="Arial MT"/>
          <w:sz w:val="24"/>
          <w:lang w:val="es-MX"/>
        </w:rPr>
        <w:t>s del Sistema de</w:t>
      </w:r>
      <w:r w:rsidRPr="00D41945">
        <w:rPr>
          <w:rFonts w:ascii="Arial MT" w:hAnsi="Arial MT"/>
          <w:spacing w:val="1"/>
          <w:sz w:val="24"/>
          <w:lang w:val="es-MX"/>
        </w:rPr>
        <w:t xml:space="preserve"> </w:t>
      </w:r>
      <w:r w:rsidRPr="00D41945">
        <w:rPr>
          <w:rFonts w:ascii="Arial MT" w:hAnsi="Arial MT"/>
          <w:sz w:val="24"/>
          <w:lang w:val="es-MX"/>
        </w:rPr>
        <w:t>Radiodifusoras</w:t>
      </w:r>
      <w:r w:rsidRPr="00D41945">
        <w:rPr>
          <w:rFonts w:ascii="Arial MT" w:hAnsi="Arial MT"/>
          <w:spacing w:val="-2"/>
          <w:sz w:val="24"/>
          <w:lang w:val="es-MX"/>
        </w:rPr>
        <w:t xml:space="preserve"> </w:t>
      </w:r>
      <w:r w:rsidRPr="00D41945">
        <w:rPr>
          <w:rFonts w:ascii="Arial MT" w:hAnsi="Arial MT"/>
          <w:sz w:val="24"/>
          <w:lang w:val="es-MX"/>
        </w:rPr>
        <w:t>Culturales Ind</w:t>
      </w:r>
      <w:r w:rsidRPr="00D41945">
        <w:rPr>
          <w:rFonts w:ascii="Arial MT" w:hAnsi="Arial MT" w:hint="eastAsia"/>
          <w:sz w:val="24"/>
          <w:lang w:val="es-MX"/>
        </w:rPr>
        <w:t>í</w:t>
      </w:r>
      <w:r w:rsidRPr="00D41945">
        <w:rPr>
          <w:rFonts w:ascii="Arial MT" w:hAnsi="Arial MT"/>
          <w:sz w:val="24"/>
          <w:lang w:val="es-MX"/>
        </w:rPr>
        <w:t>genas del INPI</w:t>
      </w:r>
      <w:r w:rsidRPr="00D41945">
        <w:rPr>
          <w:rFonts w:ascii="Arial MT" w:hAnsi="Arial MT"/>
          <w:spacing w:val="-1"/>
          <w:sz w:val="24"/>
          <w:lang w:val="es-MX"/>
        </w:rPr>
        <w:t xml:space="preserve"> </w:t>
      </w:r>
      <w:r w:rsidRPr="00D41945">
        <w:rPr>
          <w:rFonts w:ascii="Arial MT" w:hAnsi="Arial MT"/>
          <w:sz w:val="24"/>
          <w:lang w:val="es-MX"/>
        </w:rPr>
        <w:t>y del Gobierno del estado de Puebla;</w:t>
      </w:r>
    </w:p>
    <w:p w14:paraId="62E932D6" w14:textId="77777777" w:rsidR="00EF0426" w:rsidRPr="00D41945" w:rsidRDefault="00EF0426">
      <w:pPr>
        <w:pStyle w:val="Textoindependiente"/>
        <w:spacing w:before="10"/>
        <w:rPr>
          <w:sz w:val="27"/>
          <w:lang w:val="es-MX"/>
        </w:rPr>
      </w:pPr>
    </w:p>
    <w:p w14:paraId="2750356D" w14:textId="77777777" w:rsidR="00EF0426" w:rsidRPr="00D41945" w:rsidRDefault="008F73EB" w:rsidP="00063E34">
      <w:pPr>
        <w:pStyle w:val="Prrafodelista"/>
        <w:numPr>
          <w:ilvl w:val="0"/>
          <w:numId w:val="22"/>
        </w:numPr>
        <w:tabs>
          <w:tab w:val="left" w:pos="833"/>
        </w:tabs>
        <w:spacing w:line="276" w:lineRule="auto"/>
        <w:ind w:right="109"/>
        <w:jc w:val="both"/>
        <w:rPr>
          <w:rFonts w:ascii="Arial MT" w:hAnsi="Arial MT"/>
          <w:sz w:val="24"/>
          <w:lang w:val="es-MX"/>
        </w:rPr>
      </w:pPr>
      <w:r w:rsidRPr="00D41945">
        <w:rPr>
          <w:rFonts w:ascii="Arial MT" w:hAnsi="Arial MT"/>
          <w:sz w:val="24"/>
          <w:lang w:val="es-MX"/>
        </w:rPr>
        <w:t>Entrega</w:t>
      </w:r>
      <w:r w:rsidRPr="00D41945">
        <w:rPr>
          <w:rFonts w:ascii="Arial MT" w:hAnsi="Arial MT"/>
          <w:spacing w:val="-6"/>
          <w:sz w:val="24"/>
          <w:lang w:val="es-MX"/>
        </w:rPr>
        <w:t xml:space="preserve"> </w:t>
      </w:r>
      <w:r w:rsidRPr="00D41945">
        <w:rPr>
          <w:rFonts w:ascii="Arial MT" w:hAnsi="Arial MT"/>
          <w:sz w:val="24"/>
          <w:lang w:val="es-MX"/>
        </w:rPr>
        <w:t>del</w:t>
      </w:r>
      <w:r w:rsidRPr="00D41945">
        <w:rPr>
          <w:rFonts w:ascii="Arial MT" w:hAnsi="Arial MT"/>
          <w:spacing w:val="-6"/>
          <w:sz w:val="24"/>
          <w:lang w:val="es-MX"/>
        </w:rPr>
        <w:t xml:space="preserve"> </w:t>
      </w:r>
      <w:r w:rsidRPr="00D41945">
        <w:rPr>
          <w:rFonts w:ascii="Arial MT" w:hAnsi="Arial MT"/>
          <w:sz w:val="24"/>
          <w:lang w:val="es-MX"/>
        </w:rPr>
        <w:t>material</w:t>
      </w:r>
      <w:r w:rsidRPr="00D41945">
        <w:rPr>
          <w:rFonts w:ascii="Arial MT" w:hAnsi="Arial MT"/>
          <w:spacing w:val="-6"/>
          <w:sz w:val="24"/>
          <w:lang w:val="es-MX"/>
        </w:rPr>
        <w:t xml:space="preserve"> </w:t>
      </w:r>
      <w:r w:rsidRPr="00D41945">
        <w:rPr>
          <w:rFonts w:ascii="Arial MT" w:hAnsi="Arial MT"/>
          <w:sz w:val="24"/>
          <w:lang w:val="es-MX"/>
        </w:rPr>
        <w:t>denominado</w:t>
      </w:r>
      <w:r w:rsidRPr="00D41945">
        <w:rPr>
          <w:rFonts w:ascii="Arial MT" w:hAnsi="Arial MT"/>
          <w:spacing w:val="-6"/>
          <w:sz w:val="24"/>
          <w:lang w:val="es-MX"/>
        </w:rPr>
        <w:t xml:space="preserve"> </w:t>
      </w:r>
      <w:r w:rsidRPr="00D41945">
        <w:rPr>
          <w:rFonts w:ascii="Arial MT" w:hAnsi="Arial MT"/>
          <w:sz w:val="24"/>
          <w:lang w:val="es-MX"/>
        </w:rPr>
        <w:t>"S</w:t>
      </w:r>
      <w:r w:rsidRPr="00D41945">
        <w:rPr>
          <w:rFonts w:ascii="Arial MT" w:hAnsi="Arial MT" w:hint="eastAsia"/>
          <w:sz w:val="24"/>
          <w:lang w:val="es-MX"/>
        </w:rPr>
        <w:t>í</w:t>
      </w:r>
      <w:r w:rsidRPr="00D41945">
        <w:rPr>
          <w:rFonts w:ascii="Arial MT" w:hAnsi="Arial MT"/>
          <w:sz w:val="24"/>
          <w:lang w:val="es-MX"/>
        </w:rPr>
        <w:t>ntesis</w:t>
      </w:r>
      <w:r w:rsidRPr="00D41945">
        <w:rPr>
          <w:rFonts w:ascii="Arial MT" w:hAnsi="Arial MT"/>
          <w:spacing w:val="-6"/>
          <w:sz w:val="24"/>
          <w:lang w:val="es-MX"/>
        </w:rPr>
        <w:t xml:space="preserve"> </w:t>
      </w:r>
      <w:r w:rsidRPr="00D41945">
        <w:rPr>
          <w:rFonts w:ascii="Arial MT" w:hAnsi="Arial MT"/>
          <w:sz w:val="24"/>
          <w:lang w:val="es-MX"/>
        </w:rPr>
        <w:t>de</w:t>
      </w:r>
      <w:r w:rsidRPr="00D41945">
        <w:rPr>
          <w:rFonts w:ascii="Arial MT" w:hAnsi="Arial MT"/>
          <w:spacing w:val="-6"/>
          <w:sz w:val="24"/>
          <w:lang w:val="es-MX"/>
        </w:rPr>
        <w:t xml:space="preserve"> </w:t>
      </w:r>
      <w:r w:rsidRPr="00D41945">
        <w:rPr>
          <w:rFonts w:ascii="Arial MT" w:hAnsi="Arial MT"/>
          <w:sz w:val="24"/>
          <w:lang w:val="es-MX"/>
        </w:rPr>
        <w:t>la</w:t>
      </w:r>
      <w:r w:rsidRPr="00D41945">
        <w:rPr>
          <w:rFonts w:ascii="Arial MT" w:hAnsi="Arial MT"/>
          <w:spacing w:val="-6"/>
          <w:sz w:val="24"/>
          <w:lang w:val="es-MX"/>
        </w:rPr>
        <w:t xml:space="preserve"> </w:t>
      </w:r>
      <w:r w:rsidRPr="00D41945">
        <w:rPr>
          <w:rFonts w:ascii="Arial MT" w:hAnsi="Arial MT"/>
          <w:sz w:val="24"/>
          <w:lang w:val="es-MX"/>
        </w:rPr>
        <w:t>Ley</w:t>
      </w:r>
      <w:r w:rsidRPr="00D41945">
        <w:rPr>
          <w:rFonts w:ascii="Arial MT" w:hAnsi="Arial MT"/>
          <w:spacing w:val="-6"/>
          <w:sz w:val="24"/>
          <w:lang w:val="es-MX"/>
        </w:rPr>
        <w:t xml:space="preserve"> </w:t>
      </w:r>
      <w:r w:rsidRPr="00D41945">
        <w:rPr>
          <w:rFonts w:ascii="Arial MT" w:hAnsi="Arial MT"/>
          <w:sz w:val="24"/>
          <w:lang w:val="es-MX"/>
        </w:rPr>
        <w:t>de</w:t>
      </w:r>
      <w:r w:rsidRPr="00D41945">
        <w:rPr>
          <w:rFonts w:ascii="Arial MT" w:hAnsi="Arial MT"/>
          <w:spacing w:val="-6"/>
          <w:sz w:val="24"/>
          <w:lang w:val="es-MX"/>
        </w:rPr>
        <w:t xml:space="preserve"> </w:t>
      </w:r>
      <w:r w:rsidRPr="00D41945">
        <w:rPr>
          <w:rFonts w:ascii="Arial MT" w:hAnsi="Arial MT"/>
          <w:sz w:val="24"/>
          <w:lang w:val="es-MX"/>
        </w:rPr>
        <w:t>Derechos,</w:t>
      </w:r>
      <w:r w:rsidRPr="00D41945">
        <w:rPr>
          <w:rFonts w:ascii="Arial MT" w:hAnsi="Arial MT"/>
          <w:spacing w:val="-6"/>
          <w:sz w:val="24"/>
          <w:lang w:val="es-MX"/>
        </w:rPr>
        <w:t xml:space="preserve"> </w:t>
      </w:r>
      <w:r w:rsidRPr="00D41945">
        <w:rPr>
          <w:rFonts w:ascii="Arial MT" w:hAnsi="Arial MT"/>
          <w:sz w:val="24"/>
          <w:lang w:val="es-MX"/>
        </w:rPr>
        <w:t>Cultura</w:t>
      </w:r>
      <w:r w:rsidRPr="00D41945">
        <w:rPr>
          <w:rFonts w:ascii="Arial MT" w:hAnsi="Arial MT"/>
          <w:spacing w:val="-6"/>
          <w:sz w:val="24"/>
          <w:lang w:val="es-MX"/>
        </w:rPr>
        <w:t xml:space="preserve"> </w:t>
      </w:r>
      <w:r w:rsidRPr="00D41945">
        <w:rPr>
          <w:rFonts w:ascii="Arial MT" w:hAnsi="Arial MT"/>
          <w:sz w:val="24"/>
          <w:lang w:val="es-MX"/>
        </w:rPr>
        <w:t>y</w:t>
      </w:r>
      <w:r w:rsidRPr="00D41945">
        <w:rPr>
          <w:rFonts w:ascii="Arial MT" w:hAnsi="Arial MT"/>
          <w:spacing w:val="-6"/>
          <w:sz w:val="24"/>
          <w:lang w:val="es-MX"/>
        </w:rPr>
        <w:t xml:space="preserve"> </w:t>
      </w:r>
      <w:r w:rsidRPr="00D41945">
        <w:rPr>
          <w:rFonts w:ascii="Arial MT" w:hAnsi="Arial MT"/>
          <w:sz w:val="24"/>
          <w:lang w:val="es-MX"/>
        </w:rPr>
        <w:t>Desarrollo</w:t>
      </w:r>
      <w:r w:rsidRPr="00D41945">
        <w:rPr>
          <w:rFonts w:ascii="Arial MT" w:hAnsi="Arial MT"/>
          <w:spacing w:val="-6"/>
          <w:sz w:val="24"/>
          <w:lang w:val="es-MX"/>
        </w:rPr>
        <w:t xml:space="preserve"> </w:t>
      </w:r>
      <w:r w:rsidRPr="00D41945">
        <w:rPr>
          <w:rFonts w:ascii="Arial MT" w:hAnsi="Arial MT"/>
          <w:sz w:val="24"/>
          <w:lang w:val="es-MX"/>
        </w:rPr>
        <w:t>de</w:t>
      </w:r>
      <w:r w:rsidRPr="00D41945">
        <w:rPr>
          <w:rFonts w:ascii="Arial MT" w:hAnsi="Arial MT"/>
          <w:spacing w:val="-64"/>
          <w:sz w:val="24"/>
          <w:lang w:val="es-MX"/>
        </w:rPr>
        <w:t xml:space="preserve"> </w:t>
      </w:r>
      <w:r w:rsidRPr="00D41945">
        <w:rPr>
          <w:rFonts w:ascii="Arial MT" w:hAnsi="Arial MT"/>
          <w:sz w:val="24"/>
          <w:lang w:val="es-MX"/>
        </w:rPr>
        <w:t>los Pueblos y Comunidades Ind</w:t>
      </w:r>
      <w:r w:rsidRPr="00D41945">
        <w:rPr>
          <w:rFonts w:ascii="Arial MT" w:hAnsi="Arial MT" w:hint="eastAsia"/>
          <w:sz w:val="24"/>
          <w:lang w:val="es-MX"/>
        </w:rPr>
        <w:t>í</w:t>
      </w:r>
      <w:r w:rsidRPr="00D41945">
        <w:rPr>
          <w:rFonts w:ascii="Arial MT" w:hAnsi="Arial MT"/>
          <w:sz w:val="24"/>
          <w:lang w:val="es-MX"/>
        </w:rPr>
        <w:t>genas del Estado de Puebla</w:t>
      </w:r>
      <w:r w:rsidRPr="00D41945">
        <w:rPr>
          <w:rFonts w:ascii="Arial MT" w:hAnsi="Arial MT" w:hint="eastAsia"/>
          <w:sz w:val="24"/>
          <w:lang w:val="es-MX"/>
        </w:rPr>
        <w:t>”</w:t>
      </w:r>
      <w:r w:rsidRPr="00D41945">
        <w:rPr>
          <w:rFonts w:ascii="Arial MT" w:hAnsi="Arial MT"/>
          <w:sz w:val="24"/>
          <w:lang w:val="es-MX"/>
        </w:rPr>
        <w:t xml:space="preserve"> y "S</w:t>
      </w:r>
      <w:r w:rsidRPr="00D41945">
        <w:rPr>
          <w:rFonts w:ascii="Arial MT" w:hAnsi="Arial MT" w:hint="eastAsia"/>
          <w:sz w:val="24"/>
          <w:lang w:val="es-MX"/>
        </w:rPr>
        <w:t>í</w:t>
      </w:r>
      <w:r w:rsidRPr="00D41945">
        <w:rPr>
          <w:rFonts w:ascii="Arial MT" w:hAnsi="Arial MT"/>
          <w:sz w:val="24"/>
          <w:lang w:val="es-MX"/>
        </w:rPr>
        <w:t>ntesis de la Ley de</w:t>
      </w:r>
      <w:r w:rsidRPr="00D41945">
        <w:rPr>
          <w:rFonts w:ascii="Arial MT" w:hAnsi="Arial MT"/>
          <w:spacing w:val="1"/>
          <w:sz w:val="24"/>
          <w:lang w:val="es-MX"/>
        </w:rPr>
        <w:t xml:space="preserve"> </w:t>
      </w:r>
      <w:r w:rsidRPr="00D41945">
        <w:rPr>
          <w:rFonts w:ascii="Arial MT" w:hAnsi="Arial MT"/>
          <w:sz w:val="24"/>
          <w:lang w:val="es-MX"/>
        </w:rPr>
        <w:t>Educaci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16"/>
          <w:sz w:val="24"/>
          <w:lang w:val="es-MX"/>
        </w:rPr>
        <w:t xml:space="preserve"> </w:t>
      </w:r>
      <w:r w:rsidRPr="00D41945">
        <w:rPr>
          <w:rFonts w:ascii="Arial MT" w:hAnsi="Arial MT"/>
          <w:sz w:val="24"/>
          <w:lang w:val="es-MX"/>
        </w:rPr>
        <w:t>del</w:t>
      </w:r>
      <w:r w:rsidRPr="00D41945">
        <w:rPr>
          <w:rFonts w:ascii="Arial MT" w:hAnsi="Arial MT"/>
          <w:spacing w:val="-16"/>
          <w:sz w:val="24"/>
          <w:lang w:val="es-MX"/>
        </w:rPr>
        <w:t xml:space="preserve"> </w:t>
      </w:r>
      <w:r w:rsidRPr="00D41945">
        <w:rPr>
          <w:rFonts w:ascii="Arial MT" w:hAnsi="Arial MT"/>
          <w:sz w:val="24"/>
          <w:lang w:val="es-MX"/>
        </w:rPr>
        <w:t>Estado</w:t>
      </w:r>
      <w:r w:rsidRPr="00D41945">
        <w:rPr>
          <w:rFonts w:ascii="Arial MT" w:hAnsi="Arial MT"/>
          <w:spacing w:val="-16"/>
          <w:sz w:val="24"/>
          <w:lang w:val="es-MX"/>
        </w:rPr>
        <w:t xml:space="preserve"> </w:t>
      </w:r>
      <w:r w:rsidRPr="00D41945">
        <w:rPr>
          <w:rFonts w:ascii="Arial MT" w:hAnsi="Arial MT"/>
          <w:sz w:val="24"/>
          <w:lang w:val="es-MX"/>
        </w:rPr>
        <w:t>de</w:t>
      </w:r>
      <w:r w:rsidRPr="00D41945">
        <w:rPr>
          <w:rFonts w:ascii="Arial MT" w:hAnsi="Arial MT"/>
          <w:spacing w:val="-16"/>
          <w:sz w:val="24"/>
          <w:lang w:val="es-MX"/>
        </w:rPr>
        <w:t xml:space="preserve"> </w:t>
      </w:r>
      <w:r w:rsidRPr="00D41945">
        <w:rPr>
          <w:rFonts w:ascii="Arial MT" w:hAnsi="Arial MT"/>
          <w:sz w:val="24"/>
          <w:lang w:val="es-MX"/>
        </w:rPr>
        <w:t>Puebla</w:t>
      </w:r>
      <w:r w:rsidRPr="00D41945">
        <w:rPr>
          <w:rFonts w:ascii="Arial MT" w:hAnsi="Arial MT" w:hint="eastAsia"/>
          <w:sz w:val="24"/>
          <w:lang w:val="es-MX"/>
        </w:rPr>
        <w:t>”</w:t>
      </w:r>
      <w:r w:rsidRPr="00D41945">
        <w:rPr>
          <w:rFonts w:ascii="Arial MT" w:hAnsi="Arial MT"/>
          <w:sz w:val="24"/>
          <w:lang w:val="es-MX"/>
        </w:rPr>
        <w:t>,</w:t>
      </w:r>
      <w:r w:rsidRPr="00D41945">
        <w:rPr>
          <w:rFonts w:ascii="Arial MT" w:hAnsi="Arial MT"/>
          <w:spacing w:val="-16"/>
          <w:sz w:val="24"/>
          <w:lang w:val="es-MX"/>
        </w:rPr>
        <w:t xml:space="preserve"> </w:t>
      </w:r>
      <w:r w:rsidRPr="00D41945">
        <w:rPr>
          <w:rFonts w:ascii="Arial MT" w:hAnsi="Arial MT"/>
          <w:sz w:val="24"/>
          <w:lang w:val="es-MX"/>
        </w:rPr>
        <w:t>que</w:t>
      </w:r>
      <w:r w:rsidRPr="00D41945">
        <w:rPr>
          <w:rFonts w:ascii="Arial MT" w:hAnsi="Arial MT"/>
          <w:spacing w:val="-16"/>
          <w:sz w:val="24"/>
          <w:lang w:val="es-MX"/>
        </w:rPr>
        <w:t xml:space="preserve"> </w:t>
      </w:r>
      <w:r w:rsidRPr="00D41945">
        <w:rPr>
          <w:rFonts w:ascii="Arial MT" w:hAnsi="Arial MT"/>
          <w:sz w:val="24"/>
          <w:lang w:val="es-MX"/>
        </w:rPr>
        <w:t>contiene</w:t>
      </w:r>
      <w:r w:rsidRPr="00D41945">
        <w:rPr>
          <w:rFonts w:ascii="Arial MT" w:hAnsi="Arial MT"/>
          <w:spacing w:val="-16"/>
          <w:sz w:val="24"/>
          <w:lang w:val="es-MX"/>
        </w:rPr>
        <w:t xml:space="preserve"> </w:t>
      </w:r>
      <w:r w:rsidRPr="00D41945">
        <w:rPr>
          <w:rFonts w:ascii="Arial MT" w:hAnsi="Arial MT"/>
          <w:sz w:val="24"/>
          <w:lang w:val="es-MX"/>
        </w:rPr>
        <w:t>los</w:t>
      </w:r>
      <w:r w:rsidRPr="00D41945">
        <w:rPr>
          <w:rFonts w:ascii="Arial MT" w:hAnsi="Arial MT"/>
          <w:spacing w:val="-16"/>
          <w:sz w:val="24"/>
          <w:lang w:val="es-MX"/>
        </w:rPr>
        <w:t xml:space="preserve"> </w:t>
      </w:r>
      <w:r w:rsidRPr="00D41945">
        <w:rPr>
          <w:rFonts w:ascii="Arial MT" w:hAnsi="Arial MT"/>
          <w:sz w:val="24"/>
          <w:lang w:val="es-MX"/>
        </w:rPr>
        <w:t>temas</w:t>
      </w:r>
      <w:r w:rsidRPr="00D41945">
        <w:rPr>
          <w:rFonts w:ascii="Arial MT" w:hAnsi="Arial MT"/>
          <w:spacing w:val="-16"/>
          <w:sz w:val="24"/>
          <w:lang w:val="es-MX"/>
        </w:rPr>
        <w:t xml:space="preserve"> </w:t>
      </w:r>
      <w:r w:rsidRPr="00D41945">
        <w:rPr>
          <w:rFonts w:ascii="Arial MT" w:hAnsi="Arial MT"/>
          <w:sz w:val="24"/>
          <w:lang w:val="es-MX"/>
        </w:rPr>
        <w:t>e</w:t>
      </w:r>
      <w:r w:rsidRPr="00D41945">
        <w:rPr>
          <w:rFonts w:ascii="Arial MT" w:hAnsi="Arial MT"/>
          <w:spacing w:val="-16"/>
          <w:sz w:val="24"/>
          <w:lang w:val="es-MX"/>
        </w:rPr>
        <w:t xml:space="preserve"> </w:t>
      </w:r>
      <w:r w:rsidRPr="00D41945">
        <w:rPr>
          <w:rFonts w:ascii="Arial MT" w:hAnsi="Arial MT"/>
          <w:sz w:val="24"/>
          <w:lang w:val="es-MX"/>
        </w:rPr>
        <w:t>ideas</w:t>
      </w:r>
      <w:r w:rsidRPr="00D41945">
        <w:rPr>
          <w:rFonts w:ascii="Arial MT" w:hAnsi="Arial MT"/>
          <w:spacing w:val="-16"/>
          <w:sz w:val="24"/>
          <w:lang w:val="es-MX"/>
        </w:rPr>
        <w:t xml:space="preserve"> </w:t>
      </w:r>
      <w:r w:rsidRPr="00D41945">
        <w:rPr>
          <w:rFonts w:ascii="Arial MT" w:hAnsi="Arial MT"/>
          <w:sz w:val="24"/>
          <w:lang w:val="es-MX"/>
        </w:rPr>
        <w:t>generadoras</w:t>
      </w:r>
      <w:r w:rsidRPr="00D41945">
        <w:rPr>
          <w:rFonts w:ascii="Arial MT" w:hAnsi="Arial MT"/>
          <w:spacing w:val="-15"/>
          <w:sz w:val="24"/>
          <w:lang w:val="es-MX"/>
        </w:rPr>
        <w:t xml:space="preserve"> </w:t>
      </w:r>
      <w:r w:rsidRPr="00D41945">
        <w:rPr>
          <w:rFonts w:ascii="Arial MT" w:hAnsi="Arial MT"/>
          <w:sz w:val="24"/>
          <w:lang w:val="es-MX"/>
        </w:rPr>
        <w:t>del</w:t>
      </w:r>
      <w:r w:rsidRPr="00D41945">
        <w:rPr>
          <w:rFonts w:ascii="Arial MT" w:hAnsi="Arial MT"/>
          <w:spacing w:val="-16"/>
          <w:sz w:val="24"/>
          <w:lang w:val="es-MX"/>
        </w:rPr>
        <w:t xml:space="preserve"> </w:t>
      </w:r>
      <w:r w:rsidRPr="00D41945">
        <w:rPr>
          <w:rFonts w:ascii="Arial MT" w:hAnsi="Arial MT"/>
          <w:sz w:val="24"/>
          <w:lang w:val="es-MX"/>
        </w:rPr>
        <w:t>an</w:t>
      </w:r>
      <w:r w:rsidRPr="00D41945">
        <w:rPr>
          <w:rFonts w:ascii="Arial MT" w:hAnsi="Arial MT" w:hint="eastAsia"/>
          <w:sz w:val="24"/>
          <w:lang w:val="es-MX"/>
        </w:rPr>
        <w:t>á</w:t>
      </w:r>
      <w:r w:rsidRPr="00D41945">
        <w:rPr>
          <w:rFonts w:ascii="Arial MT" w:hAnsi="Arial MT"/>
          <w:sz w:val="24"/>
          <w:lang w:val="es-MX"/>
        </w:rPr>
        <w:t>lisis,</w:t>
      </w:r>
      <w:r w:rsidRPr="00D41945">
        <w:rPr>
          <w:rFonts w:ascii="Arial MT" w:hAnsi="Arial MT"/>
          <w:spacing w:val="-65"/>
          <w:sz w:val="24"/>
          <w:lang w:val="es-MX"/>
        </w:rPr>
        <w:t xml:space="preserve"> </w:t>
      </w:r>
      <w:r w:rsidRPr="00D41945">
        <w:rPr>
          <w:rFonts w:ascii="Arial MT" w:hAnsi="Arial MT"/>
          <w:sz w:val="24"/>
          <w:lang w:val="es-MX"/>
        </w:rPr>
        <w:t>reflexi</w:t>
      </w:r>
      <w:r w:rsidRPr="00D41945">
        <w:rPr>
          <w:rFonts w:ascii="Arial MT" w:hAnsi="Arial MT" w:hint="eastAsia"/>
          <w:sz w:val="24"/>
          <w:lang w:val="es-MX"/>
        </w:rPr>
        <w:t>ó</w:t>
      </w:r>
      <w:r w:rsidRPr="00D41945">
        <w:rPr>
          <w:rFonts w:ascii="Arial MT" w:hAnsi="Arial MT"/>
          <w:sz w:val="24"/>
          <w:lang w:val="es-MX"/>
        </w:rPr>
        <w:t>n</w:t>
      </w:r>
      <w:r w:rsidRPr="00D41945">
        <w:rPr>
          <w:rFonts w:ascii="Arial MT" w:hAnsi="Arial MT"/>
          <w:spacing w:val="-1"/>
          <w:sz w:val="24"/>
          <w:lang w:val="es-MX"/>
        </w:rPr>
        <w:t xml:space="preserve"> </w:t>
      </w:r>
      <w:r w:rsidRPr="00D41945">
        <w:rPr>
          <w:rFonts w:ascii="Arial MT" w:hAnsi="Arial MT"/>
          <w:sz w:val="24"/>
          <w:lang w:val="es-MX"/>
        </w:rPr>
        <w:t>y construcci</w:t>
      </w:r>
      <w:r w:rsidRPr="00D41945">
        <w:rPr>
          <w:rFonts w:ascii="Arial MT" w:hAnsi="Arial MT" w:hint="eastAsia"/>
          <w:sz w:val="24"/>
          <w:lang w:val="es-MX"/>
        </w:rPr>
        <w:t>ó</w:t>
      </w:r>
      <w:r w:rsidRPr="00D41945">
        <w:rPr>
          <w:rFonts w:ascii="Arial MT" w:hAnsi="Arial MT"/>
          <w:sz w:val="24"/>
          <w:lang w:val="es-MX"/>
        </w:rPr>
        <w:t>n de propuestas,</w:t>
      </w:r>
      <w:r w:rsidRPr="00D41945">
        <w:rPr>
          <w:rFonts w:ascii="Arial MT" w:hAnsi="Arial MT"/>
          <w:spacing w:val="-1"/>
          <w:sz w:val="24"/>
          <w:lang w:val="es-MX"/>
        </w:rPr>
        <w:t xml:space="preserve"> </w:t>
      </w:r>
      <w:r w:rsidRPr="00D41945">
        <w:rPr>
          <w:rFonts w:ascii="Arial MT" w:hAnsi="Arial MT"/>
          <w:sz w:val="24"/>
          <w:lang w:val="es-MX"/>
        </w:rPr>
        <w:t>y</w:t>
      </w:r>
    </w:p>
    <w:p w14:paraId="4B1E6FD6" w14:textId="77777777" w:rsidR="00EF0426" w:rsidRPr="00D41945" w:rsidRDefault="00EF0426">
      <w:pPr>
        <w:pStyle w:val="Textoindependiente"/>
        <w:spacing w:before="4"/>
        <w:rPr>
          <w:sz w:val="27"/>
          <w:lang w:val="es-MX"/>
        </w:rPr>
      </w:pPr>
    </w:p>
    <w:p w14:paraId="69B54B64" w14:textId="77777777" w:rsidR="00EF0426" w:rsidRPr="00D41945" w:rsidRDefault="008F73EB" w:rsidP="00063E34">
      <w:pPr>
        <w:pStyle w:val="Prrafodelista"/>
        <w:numPr>
          <w:ilvl w:val="0"/>
          <w:numId w:val="22"/>
        </w:numPr>
        <w:tabs>
          <w:tab w:val="left" w:pos="833"/>
        </w:tabs>
        <w:spacing w:line="276" w:lineRule="auto"/>
        <w:ind w:right="109"/>
        <w:jc w:val="both"/>
        <w:rPr>
          <w:rFonts w:ascii="Arial MT" w:hAnsi="Arial MT"/>
          <w:sz w:val="24"/>
          <w:lang w:val="es-MX"/>
        </w:rPr>
      </w:pPr>
      <w:r w:rsidRPr="00D41945">
        <w:rPr>
          <w:rFonts w:ascii="Arial MT" w:hAnsi="Arial MT"/>
          <w:sz w:val="24"/>
          <w:lang w:val="es-MX"/>
        </w:rPr>
        <w:t>Promoci</w:t>
      </w:r>
      <w:r w:rsidRPr="00D41945">
        <w:rPr>
          <w:rFonts w:ascii="Arial MT" w:hAnsi="Arial MT" w:hint="eastAsia"/>
          <w:sz w:val="24"/>
          <w:lang w:val="es-MX"/>
        </w:rPr>
        <w:t>ó</w:t>
      </w:r>
      <w:r w:rsidRPr="00D41945">
        <w:rPr>
          <w:rFonts w:ascii="Arial MT" w:hAnsi="Arial MT"/>
          <w:sz w:val="24"/>
          <w:lang w:val="es-MX"/>
        </w:rPr>
        <w:t>n de Asambleas Comunitarias, mesas de debate, talleres, entre otros, en los</w:t>
      </w:r>
      <w:r w:rsidRPr="00D41945">
        <w:rPr>
          <w:rFonts w:ascii="Arial MT" w:hAnsi="Arial MT"/>
          <w:spacing w:val="1"/>
          <w:sz w:val="24"/>
          <w:lang w:val="es-MX"/>
        </w:rPr>
        <w:t xml:space="preserve"> </w:t>
      </w:r>
      <w:r w:rsidRPr="00D41945">
        <w:rPr>
          <w:rFonts w:ascii="Arial MT" w:hAnsi="Arial MT"/>
          <w:sz w:val="24"/>
          <w:lang w:val="es-MX"/>
        </w:rPr>
        <w:t>pueblos</w:t>
      </w:r>
      <w:r w:rsidRPr="00D41945">
        <w:rPr>
          <w:rFonts w:ascii="Arial MT" w:hAnsi="Arial MT"/>
          <w:spacing w:val="-10"/>
          <w:sz w:val="24"/>
          <w:lang w:val="es-MX"/>
        </w:rPr>
        <w:t xml:space="preserve"> </w:t>
      </w:r>
      <w:r w:rsidRPr="00D41945">
        <w:rPr>
          <w:rFonts w:ascii="Arial MT" w:hAnsi="Arial MT"/>
          <w:sz w:val="24"/>
          <w:lang w:val="es-MX"/>
        </w:rPr>
        <w:t>y</w:t>
      </w:r>
      <w:r w:rsidRPr="00D41945">
        <w:rPr>
          <w:rFonts w:ascii="Arial MT" w:hAnsi="Arial MT"/>
          <w:spacing w:val="-9"/>
          <w:sz w:val="24"/>
          <w:lang w:val="es-MX"/>
        </w:rPr>
        <w:t xml:space="preserve"> </w:t>
      </w:r>
      <w:r w:rsidRPr="00D41945">
        <w:rPr>
          <w:rFonts w:ascii="Arial MT" w:hAnsi="Arial MT"/>
          <w:sz w:val="24"/>
          <w:lang w:val="es-MX"/>
        </w:rPr>
        <w:t>comunidades</w:t>
      </w:r>
      <w:r w:rsidRPr="00D41945">
        <w:rPr>
          <w:rFonts w:ascii="Arial MT" w:hAnsi="Arial MT"/>
          <w:spacing w:val="-9"/>
          <w:sz w:val="24"/>
          <w:lang w:val="es-MX"/>
        </w:rPr>
        <w:t xml:space="preserve"> </w:t>
      </w:r>
      <w:r w:rsidRPr="00D41945">
        <w:rPr>
          <w:rFonts w:ascii="Arial MT" w:hAnsi="Arial MT"/>
          <w:sz w:val="24"/>
          <w:lang w:val="es-MX"/>
        </w:rPr>
        <w:t>ind</w:t>
      </w:r>
      <w:r w:rsidRPr="00D41945">
        <w:rPr>
          <w:rFonts w:ascii="Arial MT" w:hAnsi="Arial MT" w:hint="eastAsia"/>
          <w:sz w:val="24"/>
          <w:lang w:val="es-MX"/>
        </w:rPr>
        <w:t>í</w:t>
      </w:r>
      <w:r w:rsidRPr="00D41945">
        <w:rPr>
          <w:rFonts w:ascii="Arial MT" w:hAnsi="Arial MT"/>
          <w:sz w:val="24"/>
          <w:lang w:val="es-MX"/>
        </w:rPr>
        <w:t>genas</w:t>
      </w:r>
      <w:r w:rsidRPr="00D41945">
        <w:rPr>
          <w:rFonts w:ascii="Arial MT" w:hAnsi="Arial MT"/>
          <w:spacing w:val="-9"/>
          <w:sz w:val="24"/>
          <w:lang w:val="es-MX"/>
        </w:rPr>
        <w:t xml:space="preserve"> </w:t>
      </w:r>
      <w:r w:rsidRPr="00D41945">
        <w:rPr>
          <w:rFonts w:ascii="Arial MT" w:hAnsi="Arial MT"/>
          <w:sz w:val="24"/>
          <w:lang w:val="es-MX"/>
        </w:rPr>
        <w:t>y</w:t>
      </w:r>
      <w:r w:rsidRPr="00D41945">
        <w:rPr>
          <w:rFonts w:ascii="Arial MT" w:hAnsi="Arial MT"/>
          <w:spacing w:val="-9"/>
          <w:sz w:val="24"/>
          <w:lang w:val="es-MX"/>
        </w:rPr>
        <w:t xml:space="preserve"> </w:t>
      </w:r>
      <w:r w:rsidRPr="00D41945">
        <w:rPr>
          <w:rFonts w:ascii="Arial MT" w:hAnsi="Arial MT"/>
          <w:sz w:val="24"/>
          <w:lang w:val="es-MX"/>
        </w:rPr>
        <w:t>afromexicanas,</w:t>
      </w:r>
      <w:r w:rsidRPr="00D41945">
        <w:rPr>
          <w:rFonts w:ascii="Arial MT" w:hAnsi="Arial MT"/>
          <w:spacing w:val="-10"/>
          <w:sz w:val="24"/>
          <w:lang w:val="es-MX"/>
        </w:rPr>
        <w:t xml:space="preserve"> </w:t>
      </w:r>
      <w:r w:rsidRPr="00D41945">
        <w:rPr>
          <w:rFonts w:ascii="Arial MT" w:hAnsi="Arial MT"/>
          <w:sz w:val="24"/>
          <w:lang w:val="es-MX"/>
        </w:rPr>
        <w:t>as</w:t>
      </w:r>
      <w:r w:rsidRPr="00D41945">
        <w:rPr>
          <w:rFonts w:ascii="Arial MT" w:hAnsi="Arial MT" w:hint="eastAsia"/>
          <w:sz w:val="24"/>
          <w:lang w:val="es-MX"/>
        </w:rPr>
        <w:t>í</w:t>
      </w:r>
      <w:r w:rsidRPr="00D41945">
        <w:rPr>
          <w:rFonts w:ascii="Arial MT" w:hAnsi="Arial MT"/>
          <w:spacing w:val="-9"/>
          <w:sz w:val="24"/>
          <w:lang w:val="es-MX"/>
        </w:rPr>
        <w:t xml:space="preserve"> </w:t>
      </w:r>
      <w:r w:rsidRPr="00D41945">
        <w:rPr>
          <w:rFonts w:ascii="Arial MT" w:hAnsi="Arial MT"/>
          <w:sz w:val="24"/>
          <w:lang w:val="es-MX"/>
        </w:rPr>
        <w:t>como</w:t>
      </w:r>
      <w:r w:rsidRPr="00D41945">
        <w:rPr>
          <w:rFonts w:ascii="Arial MT" w:hAnsi="Arial MT"/>
          <w:spacing w:val="-9"/>
          <w:sz w:val="24"/>
          <w:lang w:val="es-MX"/>
        </w:rPr>
        <w:t xml:space="preserve"> </w:t>
      </w:r>
      <w:r w:rsidRPr="00D41945">
        <w:rPr>
          <w:rFonts w:ascii="Arial MT" w:hAnsi="Arial MT"/>
          <w:sz w:val="24"/>
          <w:lang w:val="es-MX"/>
        </w:rPr>
        <w:t>en</w:t>
      </w:r>
      <w:r w:rsidRPr="00D41945">
        <w:rPr>
          <w:rFonts w:ascii="Arial MT" w:hAnsi="Arial MT"/>
          <w:spacing w:val="-9"/>
          <w:sz w:val="24"/>
          <w:lang w:val="es-MX"/>
        </w:rPr>
        <w:t xml:space="preserve"> </w:t>
      </w:r>
      <w:r w:rsidRPr="00D41945">
        <w:rPr>
          <w:rFonts w:ascii="Arial MT" w:hAnsi="Arial MT"/>
          <w:sz w:val="24"/>
          <w:lang w:val="es-MX"/>
        </w:rPr>
        <w:t>instituciones</w:t>
      </w:r>
      <w:r w:rsidRPr="00D41945">
        <w:rPr>
          <w:rFonts w:ascii="Arial MT" w:hAnsi="Arial MT"/>
          <w:spacing w:val="-9"/>
          <w:sz w:val="24"/>
          <w:lang w:val="es-MX"/>
        </w:rPr>
        <w:t xml:space="preserve"> </w:t>
      </w:r>
      <w:r w:rsidRPr="00D41945">
        <w:rPr>
          <w:rFonts w:ascii="Arial MT" w:hAnsi="Arial MT"/>
          <w:sz w:val="24"/>
          <w:lang w:val="es-MX"/>
        </w:rPr>
        <w:t>acad</w:t>
      </w:r>
      <w:r w:rsidRPr="00D41945">
        <w:rPr>
          <w:rFonts w:ascii="Arial MT" w:hAnsi="Arial MT" w:hint="eastAsia"/>
          <w:sz w:val="24"/>
          <w:lang w:val="es-MX"/>
        </w:rPr>
        <w:t>é</w:t>
      </w:r>
      <w:r w:rsidRPr="00D41945">
        <w:rPr>
          <w:rFonts w:ascii="Arial MT" w:hAnsi="Arial MT"/>
          <w:sz w:val="24"/>
          <w:lang w:val="es-MX"/>
        </w:rPr>
        <w:t>micas</w:t>
      </w:r>
      <w:r w:rsidRPr="00D41945">
        <w:rPr>
          <w:rFonts w:ascii="Arial MT" w:hAnsi="Arial MT"/>
          <w:spacing w:val="-65"/>
          <w:sz w:val="24"/>
          <w:lang w:val="es-MX"/>
        </w:rPr>
        <w:t xml:space="preserve"> </w:t>
      </w:r>
      <w:r w:rsidRPr="00D41945">
        <w:rPr>
          <w:rFonts w:ascii="Arial MT" w:hAnsi="Arial MT"/>
          <w:sz w:val="24"/>
          <w:lang w:val="es-MX"/>
        </w:rPr>
        <w:t>especializadas</w:t>
      </w:r>
      <w:r w:rsidRPr="00D41945">
        <w:rPr>
          <w:rFonts w:ascii="Arial MT" w:hAnsi="Arial MT"/>
          <w:spacing w:val="-1"/>
          <w:sz w:val="24"/>
          <w:lang w:val="es-MX"/>
        </w:rPr>
        <w:t xml:space="preserve"> </w:t>
      </w:r>
      <w:r w:rsidRPr="00D41945">
        <w:rPr>
          <w:rFonts w:ascii="Arial MT" w:hAnsi="Arial MT"/>
          <w:sz w:val="24"/>
          <w:lang w:val="es-MX"/>
        </w:rPr>
        <w:t>en la investigaci</w:t>
      </w:r>
      <w:r w:rsidRPr="00D41945">
        <w:rPr>
          <w:rFonts w:ascii="Arial MT" w:hAnsi="Arial MT" w:hint="eastAsia"/>
          <w:sz w:val="24"/>
          <w:lang w:val="es-MX"/>
        </w:rPr>
        <w:t>ó</w:t>
      </w:r>
      <w:r w:rsidRPr="00D41945">
        <w:rPr>
          <w:rFonts w:ascii="Arial MT" w:hAnsi="Arial MT"/>
          <w:sz w:val="24"/>
          <w:lang w:val="es-MX"/>
        </w:rPr>
        <w:t>n de la materia.</w:t>
      </w:r>
    </w:p>
    <w:p w14:paraId="6B1A35AF" w14:textId="77777777" w:rsidR="00EF0426" w:rsidRPr="00D41945" w:rsidRDefault="00EF0426">
      <w:pPr>
        <w:pStyle w:val="Textoindependiente"/>
        <w:spacing w:before="1"/>
        <w:rPr>
          <w:sz w:val="21"/>
          <w:lang w:val="es-MX"/>
        </w:rPr>
      </w:pPr>
    </w:p>
    <w:p w14:paraId="678A6C2A" w14:textId="77777777" w:rsidR="00EF0426" w:rsidRPr="00D41945" w:rsidRDefault="008F73EB">
      <w:pPr>
        <w:pStyle w:val="Textoindependiente"/>
        <w:spacing w:line="276" w:lineRule="auto"/>
        <w:ind w:left="472" w:right="109"/>
        <w:jc w:val="both"/>
        <w:rPr>
          <w:lang w:val="es-MX"/>
        </w:rPr>
      </w:pPr>
      <w:r w:rsidRPr="00D41945">
        <w:rPr>
          <w:lang w:val="es-MX"/>
        </w:rPr>
        <w:t>Las acciones antes señaladas, se realizarán desde la emisión de la Convocatoria y hasta un</w:t>
      </w:r>
      <w:r w:rsidRPr="00D41945">
        <w:rPr>
          <w:spacing w:val="-64"/>
          <w:lang w:val="es-MX"/>
        </w:rPr>
        <w:t xml:space="preserve"> </w:t>
      </w:r>
      <w:r w:rsidRPr="00D41945">
        <w:rPr>
          <w:lang w:val="es-MX"/>
        </w:rPr>
        <w:t>día antes de la realización de los Foros Regionales de Consulta.</w:t>
      </w:r>
    </w:p>
    <w:p w14:paraId="44646F2F" w14:textId="77777777" w:rsidR="00EF0426" w:rsidRPr="00D41945" w:rsidRDefault="00EF0426">
      <w:pPr>
        <w:pStyle w:val="Textoindependiente"/>
        <w:spacing w:before="9"/>
        <w:rPr>
          <w:sz w:val="20"/>
          <w:lang w:val="es-MX"/>
        </w:rPr>
      </w:pPr>
    </w:p>
    <w:p w14:paraId="5C0A3570" w14:textId="77777777" w:rsidR="00EF0426" w:rsidRPr="00D41945" w:rsidRDefault="008F73EB">
      <w:pPr>
        <w:pStyle w:val="Textoindependiente"/>
        <w:spacing w:line="276" w:lineRule="auto"/>
        <w:ind w:left="472" w:right="109"/>
        <w:jc w:val="both"/>
        <w:rPr>
          <w:lang w:val="es-MX"/>
        </w:rPr>
      </w:pPr>
      <w:r w:rsidRPr="00D41945">
        <w:rPr>
          <w:lang w:val="es-MX"/>
        </w:rPr>
        <w:lastRenderedPageBreak/>
        <w:t>Aunado</w:t>
      </w:r>
      <w:r w:rsidRPr="00D41945">
        <w:rPr>
          <w:spacing w:val="-3"/>
          <w:lang w:val="es-MX"/>
        </w:rPr>
        <w:t xml:space="preserve"> </w:t>
      </w:r>
      <w:r w:rsidRPr="00D41945">
        <w:rPr>
          <w:lang w:val="es-MX"/>
        </w:rPr>
        <w:t>a</w:t>
      </w:r>
      <w:r w:rsidRPr="00D41945">
        <w:rPr>
          <w:spacing w:val="-2"/>
          <w:lang w:val="es-MX"/>
        </w:rPr>
        <w:t xml:space="preserve"> </w:t>
      </w:r>
      <w:r w:rsidRPr="00D41945">
        <w:rPr>
          <w:lang w:val="es-MX"/>
        </w:rPr>
        <w:t>lo</w:t>
      </w:r>
      <w:r w:rsidRPr="00D41945">
        <w:rPr>
          <w:spacing w:val="-2"/>
          <w:lang w:val="es-MX"/>
        </w:rPr>
        <w:t xml:space="preserve"> </w:t>
      </w:r>
      <w:r w:rsidRPr="00D41945">
        <w:rPr>
          <w:lang w:val="es-MX"/>
        </w:rPr>
        <w:t>anterior,</w:t>
      </w:r>
      <w:r w:rsidRPr="00D41945">
        <w:rPr>
          <w:spacing w:val="-2"/>
          <w:lang w:val="es-MX"/>
        </w:rPr>
        <w:t xml:space="preserve"> </w:t>
      </w:r>
      <w:r w:rsidRPr="00D41945">
        <w:rPr>
          <w:lang w:val="es-MX"/>
        </w:rPr>
        <w:t>los</w:t>
      </w:r>
      <w:r w:rsidRPr="00D41945">
        <w:rPr>
          <w:spacing w:val="-2"/>
          <w:lang w:val="es-MX"/>
        </w:rPr>
        <w:t xml:space="preserve"> </w:t>
      </w:r>
      <w:r w:rsidRPr="00D41945">
        <w:rPr>
          <w:lang w:val="es-MX"/>
        </w:rPr>
        <w:t>sujetos</w:t>
      </w:r>
      <w:r w:rsidRPr="00D41945">
        <w:rPr>
          <w:spacing w:val="-2"/>
          <w:lang w:val="es-MX"/>
        </w:rPr>
        <w:t xml:space="preserve"> </w:t>
      </w:r>
      <w:r w:rsidRPr="00D41945">
        <w:rPr>
          <w:lang w:val="es-MX"/>
        </w:rPr>
        <w:t>consultados</w:t>
      </w:r>
      <w:r w:rsidRPr="00D41945">
        <w:rPr>
          <w:spacing w:val="-2"/>
          <w:lang w:val="es-MX"/>
        </w:rPr>
        <w:t xml:space="preserve"> </w:t>
      </w:r>
      <w:r w:rsidRPr="00D41945">
        <w:rPr>
          <w:lang w:val="es-MX"/>
        </w:rPr>
        <w:t>podrán</w:t>
      </w:r>
      <w:r w:rsidRPr="00D41945">
        <w:rPr>
          <w:spacing w:val="-2"/>
          <w:lang w:val="es-MX"/>
        </w:rPr>
        <w:t xml:space="preserve"> </w:t>
      </w:r>
      <w:r w:rsidRPr="00D41945">
        <w:rPr>
          <w:lang w:val="es-MX"/>
        </w:rPr>
        <w:t>solicitar</w:t>
      </w:r>
      <w:r w:rsidRPr="00D41945">
        <w:rPr>
          <w:spacing w:val="-2"/>
          <w:lang w:val="es-MX"/>
        </w:rPr>
        <w:t xml:space="preserve"> </w:t>
      </w:r>
      <w:r w:rsidRPr="00D41945">
        <w:rPr>
          <w:lang w:val="es-MX"/>
        </w:rPr>
        <w:t>información</w:t>
      </w:r>
      <w:r w:rsidRPr="00D41945">
        <w:rPr>
          <w:spacing w:val="-2"/>
          <w:lang w:val="es-MX"/>
        </w:rPr>
        <w:t xml:space="preserve"> </w:t>
      </w:r>
      <w:r w:rsidRPr="00D41945">
        <w:rPr>
          <w:lang w:val="es-MX"/>
        </w:rPr>
        <w:t>específica</w:t>
      </w:r>
      <w:r w:rsidRPr="00D41945">
        <w:rPr>
          <w:spacing w:val="-2"/>
          <w:lang w:val="es-MX"/>
        </w:rPr>
        <w:t xml:space="preserve"> </w:t>
      </w:r>
      <w:r w:rsidRPr="00D41945">
        <w:rPr>
          <w:lang w:val="es-MX"/>
        </w:rPr>
        <w:t>antes</w:t>
      </w:r>
      <w:r w:rsidRPr="00D41945">
        <w:rPr>
          <w:spacing w:val="-2"/>
          <w:lang w:val="es-MX"/>
        </w:rPr>
        <w:t xml:space="preserve"> </w:t>
      </w:r>
      <w:r w:rsidRPr="00D41945">
        <w:rPr>
          <w:lang w:val="es-MX"/>
        </w:rPr>
        <w:t>de</w:t>
      </w:r>
      <w:r w:rsidRPr="00D41945">
        <w:rPr>
          <w:spacing w:val="-65"/>
          <w:lang w:val="es-MX"/>
        </w:rPr>
        <w:t xml:space="preserve"> </w:t>
      </w:r>
      <w:r w:rsidRPr="00D41945">
        <w:rPr>
          <w:lang w:val="es-MX"/>
        </w:rPr>
        <w:t>la realización de los respectivos Foros, así como información específica al Grupo Técnico</w:t>
      </w:r>
      <w:r w:rsidRPr="00D41945">
        <w:rPr>
          <w:spacing w:val="1"/>
          <w:lang w:val="es-MX"/>
        </w:rPr>
        <w:t xml:space="preserve"> </w:t>
      </w:r>
      <w:r w:rsidRPr="00D41945">
        <w:rPr>
          <w:lang w:val="es-MX"/>
        </w:rPr>
        <w:t>interinstitucional,</w:t>
      </w:r>
      <w:r w:rsidRPr="00D41945">
        <w:rPr>
          <w:spacing w:val="-2"/>
          <w:lang w:val="es-MX"/>
        </w:rPr>
        <w:t xml:space="preserve"> </w:t>
      </w:r>
      <w:r w:rsidRPr="00D41945">
        <w:rPr>
          <w:lang w:val="es-MX"/>
        </w:rPr>
        <w:t>respecto de los temas consultados.</w:t>
      </w:r>
    </w:p>
    <w:p w14:paraId="0EB101F3" w14:textId="77777777" w:rsidR="00EF0426" w:rsidRPr="00D41945" w:rsidRDefault="00EF0426">
      <w:pPr>
        <w:pStyle w:val="Textoindependiente"/>
        <w:spacing w:before="10"/>
        <w:rPr>
          <w:sz w:val="20"/>
          <w:lang w:val="es-MX"/>
        </w:rPr>
      </w:pPr>
    </w:p>
    <w:p w14:paraId="37A48F36" w14:textId="77777777" w:rsidR="004302B0" w:rsidRPr="00D41945" w:rsidRDefault="008F73EB" w:rsidP="00827C21">
      <w:pPr>
        <w:pStyle w:val="Ttulo1"/>
        <w:numPr>
          <w:ilvl w:val="0"/>
          <w:numId w:val="3"/>
        </w:numPr>
        <w:tabs>
          <w:tab w:val="left" w:pos="832"/>
          <w:tab w:val="left" w:pos="833"/>
        </w:tabs>
        <w:spacing w:before="3" w:line="276" w:lineRule="auto"/>
        <w:ind w:right="109" w:hanging="361"/>
        <w:jc w:val="both"/>
        <w:rPr>
          <w:lang w:val="es-MX"/>
        </w:rPr>
      </w:pPr>
      <w:r w:rsidRPr="00D41945">
        <w:rPr>
          <w:lang w:val="es-MX"/>
        </w:rPr>
        <w:t>Etapa</w:t>
      </w:r>
      <w:r w:rsidRPr="00D41945">
        <w:rPr>
          <w:spacing w:val="-2"/>
          <w:lang w:val="es-MX"/>
        </w:rPr>
        <w:t xml:space="preserve"> </w:t>
      </w:r>
      <w:r w:rsidRPr="00D41945">
        <w:rPr>
          <w:lang w:val="es-MX"/>
        </w:rPr>
        <w:t>Deliberativa (fase de deliberación</w:t>
      </w:r>
      <w:r w:rsidRPr="00D41945">
        <w:rPr>
          <w:spacing w:val="-1"/>
          <w:lang w:val="es-MX"/>
        </w:rPr>
        <w:t xml:space="preserve"> </w:t>
      </w:r>
      <w:r w:rsidRPr="00D41945">
        <w:rPr>
          <w:lang w:val="es-MX"/>
        </w:rPr>
        <w:t>interna)</w:t>
      </w:r>
      <w:r w:rsidR="00063E34" w:rsidRPr="00D41945">
        <w:rPr>
          <w:lang w:val="es-MX"/>
        </w:rPr>
        <w:t xml:space="preserve">. </w:t>
      </w:r>
      <w:r w:rsidR="0097119C" w:rsidRPr="00D41945">
        <w:rPr>
          <w:b w:val="0"/>
          <w:lang w:val="es-MX"/>
        </w:rPr>
        <w:t>S</w:t>
      </w:r>
      <w:r w:rsidRPr="00D41945">
        <w:rPr>
          <w:b w:val="0"/>
          <w:lang w:val="es-MX"/>
        </w:rPr>
        <w:t>e desarrollarán asambleas y reuniones comunitarias para</w:t>
      </w:r>
      <w:r w:rsidRPr="00D41945">
        <w:rPr>
          <w:b w:val="0"/>
          <w:spacing w:val="1"/>
          <w:lang w:val="es-MX"/>
        </w:rPr>
        <w:t xml:space="preserve"> </w:t>
      </w:r>
      <w:r w:rsidRPr="00D41945">
        <w:rPr>
          <w:b w:val="0"/>
          <w:lang w:val="es-MX"/>
        </w:rPr>
        <w:t>deliberar interna y abiertamente con todas y todos los ciudadanos sus acuerdos, propuestas,</w:t>
      </w:r>
      <w:r w:rsidRPr="00D41945">
        <w:rPr>
          <w:b w:val="0"/>
          <w:spacing w:val="-64"/>
          <w:lang w:val="es-MX"/>
        </w:rPr>
        <w:t xml:space="preserve"> </w:t>
      </w:r>
      <w:r w:rsidRPr="00D41945">
        <w:rPr>
          <w:b w:val="0"/>
          <w:lang w:val="es-MX"/>
        </w:rPr>
        <w:t>observaciones</w:t>
      </w:r>
      <w:r w:rsidRPr="00D41945">
        <w:rPr>
          <w:b w:val="0"/>
          <w:spacing w:val="-9"/>
          <w:lang w:val="es-MX"/>
        </w:rPr>
        <w:t xml:space="preserve"> </w:t>
      </w:r>
      <w:r w:rsidRPr="00D41945">
        <w:rPr>
          <w:b w:val="0"/>
          <w:lang w:val="es-MX"/>
        </w:rPr>
        <w:t>y</w:t>
      </w:r>
      <w:r w:rsidRPr="00D41945">
        <w:rPr>
          <w:b w:val="0"/>
          <w:spacing w:val="-8"/>
          <w:lang w:val="es-MX"/>
        </w:rPr>
        <w:t xml:space="preserve"> </w:t>
      </w:r>
      <w:r w:rsidRPr="00D41945">
        <w:rPr>
          <w:b w:val="0"/>
          <w:lang w:val="es-MX"/>
        </w:rPr>
        <w:t>adhesiones</w:t>
      </w:r>
      <w:r w:rsidRPr="00D41945">
        <w:rPr>
          <w:b w:val="0"/>
          <w:spacing w:val="-8"/>
          <w:lang w:val="es-MX"/>
        </w:rPr>
        <w:t xml:space="preserve"> </w:t>
      </w:r>
      <w:r w:rsidRPr="00D41945">
        <w:rPr>
          <w:b w:val="0"/>
          <w:lang w:val="es-MX"/>
        </w:rPr>
        <w:t>que</w:t>
      </w:r>
      <w:r w:rsidRPr="00D41945">
        <w:rPr>
          <w:b w:val="0"/>
          <w:spacing w:val="-8"/>
          <w:lang w:val="es-MX"/>
        </w:rPr>
        <w:t xml:space="preserve"> </w:t>
      </w:r>
      <w:r w:rsidRPr="00D41945">
        <w:rPr>
          <w:b w:val="0"/>
          <w:lang w:val="es-MX"/>
        </w:rPr>
        <w:t>consideren</w:t>
      </w:r>
      <w:r w:rsidRPr="00D41945">
        <w:rPr>
          <w:b w:val="0"/>
          <w:spacing w:val="-8"/>
          <w:lang w:val="es-MX"/>
        </w:rPr>
        <w:t xml:space="preserve"> </w:t>
      </w:r>
      <w:r w:rsidRPr="00D41945">
        <w:rPr>
          <w:b w:val="0"/>
          <w:lang w:val="es-MX"/>
        </w:rPr>
        <w:t>pertinentes</w:t>
      </w:r>
      <w:r w:rsidRPr="00D41945">
        <w:rPr>
          <w:b w:val="0"/>
          <w:spacing w:val="-8"/>
          <w:lang w:val="es-MX"/>
        </w:rPr>
        <w:t xml:space="preserve"> </w:t>
      </w:r>
      <w:r w:rsidRPr="00D41945">
        <w:rPr>
          <w:b w:val="0"/>
          <w:lang w:val="es-MX"/>
        </w:rPr>
        <w:t>hacer,</w:t>
      </w:r>
      <w:r w:rsidRPr="00D41945">
        <w:rPr>
          <w:b w:val="0"/>
          <w:spacing w:val="-9"/>
          <w:lang w:val="es-MX"/>
        </w:rPr>
        <w:t xml:space="preserve"> </w:t>
      </w:r>
      <w:r w:rsidRPr="00D41945">
        <w:rPr>
          <w:b w:val="0"/>
          <w:lang w:val="es-MX"/>
        </w:rPr>
        <w:t>para</w:t>
      </w:r>
      <w:r w:rsidRPr="00D41945">
        <w:rPr>
          <w:b w:val="0"/>
          <w:spacing w:val="-8"/>
          <w:lang w:val="es-MX"/>
        </w:rPr>
        <w:t xml:space="preserve"> </w:t>
      </w:r>
      <w:r w:rsidRPr="00D41945">
        <w:rPr>
          <w:b w:val="0"/>
          <w:lang w:val="es-MX"/>
        </w:rPr>
        <w:t>los</w:t>
      </w:r>
      <w:r w:rsidRPr="00D41945">
        <w:rPr>
          <w:b w:val="0"/>
          <w:spacing w:val="-8"/>
          <w:lang w:val="es-MX"/>
        </w:rPr>
        <w:t xml:space="preserve"> </w:t>
      </w:r>
      <w:r w:rsidRPr="00D41945">
        <w:rPr>
          <w:b w:val="0"/>
          <w:lang w:val="es-MX"/>
        </w:rPr>
        <w:t>artículos</w:t>
      </w:r>
      <w:r w:rsidRPr="00D41945">
        <w:rPr>
          <w:b w:val="0"/>
          <w:spacing w:val="-8"/>
          <w:lang w:val="es-MX"/>
        </w:rPr>
        <w:t xml:space="preserve"> </w:t>
      </w:r>
      <w:r w:rsidRPr="00D41945">
        <w:rPr>
          <w:b w:val="0"/>
          <w:lang w:val="es-MX"/>
        </w:rPr>
        <w:t>de</w:t>
      </w:r>
      <w:r w:rsidRPr="00D41945">
        <w:rPr>
          <w:b w:val="0"/>
          <w:spacing w:val="-8"/>
          <w:lang w:val="es-MX"/>
        </w:rPr>
        <w:t xml:space="preserve"> </w:t>
      </w:r>
      <w:r w:rsidRPr="00D41945">
        <w:rPr>
          <w:b w:val="0"/>
          <w:lang w:val="es-MX"/>
        </w:rPr>
        <w:t>la</w:t>
      </w:r>
      <w:r w:rsidRPr="00D41945">
        <w:rPr>
          <w:b w:val="0"/>
          <w:spacing w:val="-8"/>
          <w:lang w:val="es-MX"/>
        </w:rPr>
        <w:t xml:space="preserve"> </w:t>
      </w:r>
      <w:r w:rsidRPr="00D41945">
        <w:rPr>
          <w:b w:val="0"/>
          <w:lang w:val="es-MX"/>
        </w:rPr>
        <w:t>Ley</w:t>
      </w:r>
      <w:r w:rsidRPr="00D41945">
        <w:rPr>
          <w:b w:val="0"/>
          <w:spacing w:val="-8"/>
          <w:lang w:val="es-MX"/>
        </w:rPr>
        <w:t xml:space="preserve"> </w:t>
      </w:r>
      <w:r w:rsidRPr="00D41945">
        <w:rPr>
          <w:b w:val="0"/>
          <w:lang w:val="es-MX"/>
        </w:rPr>
        <w:t>de</w:t>
      </w:r>
      <w:r w:rsidR="0097119C" w:rsidRPr="00D41945">
        <w:rPr>
          <w:b w:val="0"/>
          <w:lang w:val="es-MX"/>
        </w:rPr>
        <w:t xml:space="preserve"> </w:t>
      </w:r>
      <w:r w:rsidRPr="00D41945">
        <w:rPr>
          <w:b w:val="0"/>
          <w:spacing w:val="-65"/>
          <w:lang w:val="es-MX"/>
        </w:rPr>
        <w:t xml:space="preserve"> </w:t>
      </w:r>
      <w:r w:rsidRPr="00D41945">
        <w:rPr>
          <w:b w:val="0"/>
          <w:lang w:val="es-MX"/>
        </w:rPr>
        <w:t>Derechos, Cultura y Desarrollo de los Pueblos y Comunidades Indígenas del Estado de</w:t>
      </w:r>
      <w:r w:rsidRPr="00D41945">
        <w:rPr>
          <w:b w:val="0"/>
          <w:spacing w:val="1"/>
          <w:lang w:val="es-MX"/>
        </w:rPr>
        <w:t xml:space="preserve"> </w:t>
      </w:r>
      <w:r w:rsidRPr="00D41945">
        <w:rPr>
          <w:b w:val="0"/>
          <w:lang w:val="es-MX"/>
        </w:rPr>
        <w:t>Puebla y de la Ley de Educación del Estado de Puebla, de alguno o todos los ejes, donde podrán exponer sus</w:t>
      </w:r>
      <w:r w:rsidRPr="00D41945">
        <w:rPr>
          <w:b w:val="0"/>
          <w:spacing w:val="1"/>
          <w:lang w:val="es-MX"/>
        </w:rPr>
        <w:t xml:space="preserve"> </w:t>
      </w:r>
      <w:r w:rsidRPr="00D41945">
        <w:rPr>
          <w:b w:val="0"/>
          <w:lang w:val="es-MX"/>
        </w:rPr>
        <w:t>propuestas,</w:t>
      </w:r>
      <w:r w:rsidRPr="00D41945">
        <w:rPr>
          <w:b w:val="0"/>
          <w:spacing w:val="14"/>
          <w:lang w:val="es-MX"/>
        </w:rPr>
        <w:t xml:space="preserve"> </w:t>
      </w:r>
      <w:r w:rsidRPr="00D41945">
        <w:rPr>
          <w:b w:val="0"/>
          <w:lang w:val="es-MX"/>
        </w:rPr>
        <w:t>reflexiones</w:t>
      </w:r>
      <w:r w:rsidRPr="00D41945">
        <w:rPr>
          <w:b w:val="0"/>
          <w:spacing w:val="15"/>
          <w:lang w:val="es-MX"/>
        </w:rPr>
        <w:t xml:space="preserve"> </w:t>
      </w:r>
      <w:r w:rsidRPr="00D41945">
        <w:rPr>
          <w:b w:val="0"/>
          <w:lang w:val="es-MX"/>
        </w:rPr>
        <w:t>y</w:t>
      </w:r>
      <w:r w:rsidRPr="00D41945">
        <w:rPr>
          <w:b w:val="0"/>
          <w:spacing w:val="15"/>
          <w:lang w:val="es-MX"/>
        </w:rPr>
        <w:t xml:space="preserve"> </w:t>
      </w:r>
      <w:r w:rsidRPr="00D41945">
        <w:rPr>
          <w:b w:val="0"/>
          <w:lang w:val="es-MX"/>
        </w:rPr>
        <w:t>observaciones,</w:t>
      </w:r>
      <w:r w:rsidRPr="00D41945">
        <w:rPr>
          <w:b w:val="0"/>
          <w:spacing w:val="15"/>
          <w:lang w:val="es-MX"/>
        </w:rPr>
        <w:t xml:space="preserve"> </w:t>
      </w:r>
      <w:r w:rsidRPr="00D41945">
        <w:rPr>
          <w:b w:val="0"/>
          <w:lang w:val="es-MX"/>
        </w:rPr>
        <w:t>o</w:t>
      </w:r>
      <w:r w:rsidRPr="00D41945">
        <w:rPr>
          <w:b w:val="0"/>
          <w:spacing w:val="15"/>
          <w:lang w:val="es-MX"/>
        </w:rPr>
        <w:t xml:space="preserve"> </w:t>
      </w:r>
      <w:r w:rsidRPr="00D41945">
        <w:rPr>
          <w:b w:val="0"/>
          <w:lang w:val="es-MX"/>
        </w:rPr>
        <w:t>dialogarán</w:t>
      </w:r>
      <w:r w:rsidRPr="00D41945">
        <w:rPr>
          <w:b w:val="0"/>
          <w:spacing w:val="15"/>
          <w:lang w:val="es-MX"/>
        </w:rPr>
        <w:t xml:space="preserve"> </w:t>
      </w:r>
      <w:r w:rsidRPr="00D41945">
        <w:rPr>
          <w:b w:val="0"/>
          <w:lang w:val="es-MX"/>
        </w:rPr>
        <w:t>con</w:t>
      </w:r>
      <w:r w:rsidRPr="00D41945">
        <w:rPr>
          <w:b w:val="0"/>
          <w:spacing w:val="15"/>
          <w:lang w:val="es-MX"/>
        </w:rPr>
        <w:t xml:space="preserve"> </w:t>
      </w:r>
      <w:r w:rsidRPr="00D41945">
        <w:rPr>
          <w:b w:val="0"/>
          <w:lang w:val="es-MX"/>
        </w:rPr>
        <w:t>los</w:t>
      </w:r>
      <w:r w:rsidRPr="00D41945">
        <w:rPr>
          <w:b w:val="0"/>
          <w:spacing w:val="15"/>
          <w:lang w:val="es-MX"/>
        </w:rPr>
        <w:t xml:space="preserve"> </w:t>
      </w:r>
      <w:r w:rsidRPr="00D41945">
        <w:rPr>
          <w:b w:val="0"/>
          <w:lang w:val="es-MX"/>
        </w:rPr>
        <w:t>representantes</w:t>
      </w:r>
      <w:r w:rsidRPr="00D41945">
        <w:rPr>
          <w:b w:val="0"/>
          <w:spacing w:val="15"/>
          <w:lang w:val="es-MX"/>
        </w:rPr>
        <w:t xml:space="preserve"> </w:t>
      </w:r>
      <w:r w:rsidRPr="00D41945">
        <w:rPr>
          <w:b w:val="0"/>
          <w:lang w:val="es-MX"/>
        </w:rPr>
        <w:t>y</w:t>
      </w:r>
      <w:r w:rsidRPr="00D41945">
        <w:rPr>
          <w:b w:val="0"/>
          <w:spacing w:val="15"/>
          <w:lang w:val="es-MX"/>
        </w:rPr>
        <w:t xml:space="preserve"> </w:t>
      </w:r>
      <w:r w:rsidRPr="00D41945">
        <w:rPr>
          <w:b w:val="0"/>
          <w:lang w:val="es-MX"/>
        </w:rPr>
        <w:t>autoridades</w:t>
      </w:r>
      <w:r w:rsidR="0097119C" w:rsidRPr="00D41945">
        <w:rPr>
          <w:b w:val="0"/>
          <w:lang w:val="es-MX"/>
        </w:rPr>
        <w:t>.</w:t>
      </w:r>
    </w:p>
    <w:p w14:paraId="3F16CC7B" w14:textId="77777777" w:rsidR="004302B0" w:rsidRPr="00D41945" w:rsidRDefault="004302B0" w:rsidP="004302B0">
      <w:pPr>
        <w:pStyle w:val="Ttulo1"/>
        <w:tabs>
          <w:tab w:val="left" w:pos="832"/>
          <w:tab w:val="left" w:pos="833"/>
        </w:tabs>
        <w:spacing w:before="3" w:line="276" w:lineRule="auto"/>
        <w:ind w:right="109" w:firstLine="0"/>
        <w:jc w:val="both"/>
        <w:rPr>
          <w:lang w:val="es-MX"/>
        </w:rPr>
      </w:pPr>
    </w:p>
    <w:p w14:paraId="68AF578F" w14:textId="77777777" w:rsidR="00EF0426" w:rsidRPr="00D41945" w:rsidRDefault="008F73EB" w:rsidP="00B97E91">
      <w:pPr>
        <w:pStyle w:val="Ttulo1"/>
        <w:numPr>
          <w:ilvl w:val="0"/>
          <w:numId w:val="3"/>
        </w:numPr>
        <w:tabs>
          <w:tab w:val="left" w:pos="832"/>
          <w:tab w:val="left" w:pos="833"/>
        </w:tabs>
        <w:spacing w:before="10" w:line="276" w:lineRule="auto"/>
        <w:ind w:left="472" w:right="109" w:hanging="361"/>
        <w:jc w:val="both"/>
        <w:rPr>
          <w:b w:val="0"/>
          <w:lang w:val="es-MX"/>
        </w:rPr>
      </w:pPr>
      <w:r w:rsidRPr="00D41945">
        <w:rPr>
          <w:lang w:val="es-MX"/>
        </w:rPr>
        <w:t>Etapa</w:t>
      </w:r>
      <w:r w:rsidRPr="00D41945">
        <w:rPr>
          <w:spacing w:val="-1"/>
          <w:lang w:val="es-MX"/>
        </w:rPr>
        <w:t xml:space="preserve"> </w:t>
      </w:r>
      <w:r w:rsidRPr="00D41945">
        <w:rPr>
          <w:lang w:val="es-MX"/>
        </w:rPr>
        <w:t>Consultiva (Fase</w:t>
      </w:r>
      <w:r w:rsidRPr="00D41945">
        <w:rPr>
          <w:spacing w:val="-1"/>
          <w:lang w:val="es-MX"/>
        </w:rPr>
        <w:t xml:space="preserve"> </w:t>
      </w:r>
      <w:r w:rsidRPr="00D41945">
        <w:rPr>
          <w:lang w:val="es-MX"/>
        </w:rPr>
        <w:t>de Diálogo)</w:t>
      </w:r>
      <w:r w:rsidR="004302B0" w:rsidRPr="00D41945">
        <w:rPr>
          <w:lang w:val="es-MX"/>
        </w:rPr>
        <w:t xml:space="preserve">. </w:t>
      </w:r>
      <w:r w:rsidRPr="00D41945">
        <w:rPr>
          <w:b w:val="0"/>
          <w:lang w:val="es-MX"/>
        </w:rPr>
        <w:t>La</w:t>
      </w:r>
      <w:r w:rsidRPr="00D41945">
        <w:rPr>
          <w:b w:val="0"/>
          <w:spacing w:val="-3"/>
          <w:lang w:val="es-MX"/>
        </w:rPr>
        <w:t xml:space="preserve"> </w:t>
      </w:r>
      <w:r w:rsidRPr="00D41945">
        <w:rPr>
          <w:b w:val="0"/>
          <w:lang w:val="es-MX"/>
        </w:rPr>
        <w:t>Etapa</w:t>
      </w:r>
      <w:r w:rsidRPr="00D41945">
        <w:rPr>
          <w:b w:val="0"/>
          <w:spacing w:val="-2"/>
          <w:lang w:val="es-MX"/>
        </w:rPr>
        <w:t xml:space="preserve"> </w:t>
      </w:r>
      <w:r w:rsidRPr="00D41945">
        <w:rPr>
          <w:b w:val="0"/>
          <w:lang w:val="es-MX"/>
        </w:rPr>
        <w:t>Consultiva</w:t>
      </w:r>
      <w:r w:rsidRPr="00D41945">
        <w:rPr>
          <w:b w:val="0"/>
          <w:spacing w:val="-2"/>
          <w:lang w:val="es-MX"/>
        </w:rPr>
        <w:t xml:space="preserve"> </w:t>
      </w:r>
      <w:r w:rsidRPr="00D41945">
        <w:rPr>
          <w:b w:val="0"/>
          <w:lang w:val="es-MX"/>
        </w:rPr>
        <w:t>se</w:t>
      </w:r>
      <w:r w:rsidRPr="00D41945">
        <w:rPr>
          <w:b w:val="0"/>
          <w:spacing w:val="-2"/>
          <w:lang w:val="es-MX"/>
        </w:rPr>
        <w:t xml:space="preserve"> </w:t>
      </w:r>
      <w:r w:rsidRPr="00D41945">
        <w:rPr>
          <w:b w:val="0"/>
          <w:lang w:val="es-MX"/>
        </w:rPr>
        <w:t>realizará</w:t>
      </w:r>
      <w:r w:rsidRPr="00D41945">
        <w:rPr>
          <w:b w:val="0"/>
          <w:spacing w:val="-2"/>
          <w:lang w:val="es-MX"/>
        </w:rPr>
        <w:t xml:space="preserve"> </w:t>
      </w:r>
      <w:r w:rsidRPr="00D41945">
        <w:rPr>
          <w:b w:val="0"/>
          <w:lang w:val="es-MX"/>
        </w:rPr>
        <w:t>a</w:t>
      </w:r>
      <w:r w:rsidRPr="00D41945">
        <w:rPr>
          <w:b w:val="0"/>
          <w:spacing w:val="-2"/>
          <w:lang w:val="es-MX"/>
        </w:rPr>
        <w:t xml:space="preserve"> </w:t>
      </w:r>
      <w:r w:rsidRPr="00D41945">
        <w:rPr>
          <w:b w:val="0"/>
          <w:lang w:val="es-MX"/>
        </w:rPr>
        <w:t>través</w:t>
      </w:r>
      <w:r w:rsidRPr="00D41945">
        <w:rPr>
          <w:b w:val="0"/>
          <w:spacing w:val="-2"/>
          <w:lang w:val="es-MX"/>
        </w:rPr>
        <w:t xml:space="preserve"> </w:t>
      </w:r>
      <w:r w:rsidRPr="00D41945">
        <w:rPr>
          <w:b w:val="0"/>
          <w:lang w:val="es-MX"/>
        </w:rPr>
        <w:t>de</w:t>
      </w:r>
      <w:r w:rsidRPr="00D41945">
        <w:rPr>
          <w:b w:val="0"/>
          <w:spacing w:val="-2"/>
          <w:lang w:val="es-MX"/>
        </w:rPr>
        <w:t xml:space="preserve"> </w:t>
      </w:r>
      <w:r w:rsidRPr="00D41945">
        <w:rPr>
          <w:b w:val="0"/>
          <w:lang w:val="es-MX"/>
        </w:rPr>
        <w:t>7</w:t>
      </w:r>
      <w:r w:rsidRPr="00D41945">
        <w:rPr>
          <w:b w:val="0"/>
          <w:spacing w:val="-2"/>
          <w:lang w:val="es-MX"/>
        </w:rPr>
        <w:t xml:space="preserve"> </w:t>
      </w:r>
      <w:r w:rsidRPr="00D41945">
        <w:rPr>
          <w:b w:val="0"/>
          <w:lang w:val="es-MX"/>
        </w:rPr>
        <w:t>Foros</w:t>
      </w:r>
      <w:r w:rsidRPr="00D41945">
        <w:rPr>
          <w:b w:val="0"/>
          <w:spacing w:val="-2"/>
          <w:lang w:val="es-MX"/>
        </w:rPr>
        <w:t xml:space="preserve"> </w:t>
      </w:r>
      <w:r w:rsidRPr="00D41945">
        <w:rPr>
          <w:b w:val="0"/>
          <w:lang w:val="es-MX"/>
        </w:rPr>
        <w:t>Regionales</w:t>
      </w:r>
      <w:r w:rsidRPr="00D41945">
        <w:rPr>
          <w:b w:val="0"/>
          <w:spacing w:val="-2"/>
          <w:lang w:val="es-MX"/>
        </w:rPr>
        <w:t xml:space="preserve"> </w:t>
      </w:r>
      <w:r w:rsidRPr="00D41945">
        <w:rPr>
          <w:b w:val="0"/>
          <w:lang w:val="es-MX"/>
        </w:rPr>
        <w:t>de</w:t>
      </w:r>
      <w:r w:rsidRPr="00D41945">
        <w:rPr>
          <w:b w:val="0"/>
          <w:spacing w:val="-2"/>
          <w:lang w:val="es-MX"/>
        </w:rPr>
        <w:t xml:space="preserve"> </w:t>
      </w:r>
      <w:r w:rsidRPr="00D41945">
        <w:rPr>
          <w:b w:val="0"/>
          <w:lang w:val="es-MX"/>
        </w:rPr>
        <w:t>Consulta;</w:t>
      </w:r>
      <w:r w:rsidRPr="00D41945">
        <w:rPr>
          <w:b w:val="0"/>
          <w:spacing w:val="-2"/>
          <w:lang w:val="es-MX"/>
        </w:rPr>
        <w:t xml:space="preserve"> </w:t>
      </w:r>
      <w:r w:rsidRPr="00D41945">
        <w:rPr>
          <w:b w:val="0"/>
          <w:lang w:val="es-MX"/>
        </w:rPr>
        <w:t>en la que se recibirán las propuestas, sugerencias,</w:t>
      </w:r>
      <w:r w:rsidRPr="00D41945">
        <w:rPr>
          <w:b w:val="0"/>
          <w:spacing w:val="1"/>
          <w:lang w:val="es-MX"/>
        </w:rPr>
        <w:t xml:space="preserve"> </w:t>
      </w:r>
      <w:r w:rsidRPr="00D41945">
        <w:rPr>
          <w:b w:val="0"/>
          <w:lang w:val="es-MX"/>
        </w:rPr>
        <w:t>observaciones</w:t>
      </w:r>
      <w:r w:rsidRPr="00D41945">
        <w:rPr>
          <w:b w:val="0"/>
          <w:spacing w:val="1"/>
          <w:lang w:val="es-MX"/>
        </w:rPr>
        <w:t xml:space="preserve"> </w:t>
      </w:r>
      <w:r w:rsidRPr="00D41945">
        <w:rPr>
          <w:b w:val="0"/>
          <w:lang w:val="es-MX"/>
        </w:rPr>
        <w:t>y</w:t>
      </w:r>
      <w:r w:rsidRPr="00D41945">
        <w:rPr>
          <w:b w:val="0"/>
          <w:spacing w:val="1"/>
          <w:lang w:val="es-MX"/>
        </w:rPr>
        <w:t xml:space="preserve"> </w:t>
      </w:r>
      <w:r w:rsidRPr="00D41945">
        <w:rPr>
          <w:b w:val="0"/>
          <w:lang w:val="es-MX"/>
        </w:rPr>
        <w:t>contenidos</w:t>
      </w:r>
      <w:r w:rsidRPr="00D41945">
        <w:rPr>
          <w:b w:val="0"/>
          <w:spacing w:val="1"/>
          <w:lang w:val="es-MX"/>
        </w:rPr>
        <w:t xml:space="preserve"> </w:t>
      </w:r>
      <w:r w:rsidRPr="00D41945">
        <w:rPr>
          <w:b w:val="0"/>
          <w:lang w:val="es-MX"/>
        </w:rPr>
        <w:t>normativos</w:t>
      </w:r>
      <w:r w:rsidRPr="00D41945">
        <w:rPr>
          <w:b w:val="0"/>
          <w:spacing w:val="1"/>
          <w:lang w:val="es-MX"/>
        </w:rPr>
        <w:t xml:space="preserve"> </w:t>
      </w:r>
      <w:r w:rsidRPr="00D41945">
        <w:rPr>
          <w:b w:val="0"/>
          <w:lang w:val="es-MX"/>
        </w:rPr>
        <w:t>específicos,</w:t>
      </w:r>
      <w:r w:rsidRPr="00D41945">
        <w:rPr>
          <w:b w:val="0"/>
          <w:spacing w:val="1"/>
          <w:lang w:val="es-MX"/>
        </w:rPr>
        <w:t xml:space="preserve"> </w:t>
      </w:r>
      <w:r w:rsidRPr="00D41945">
        <w:rPr>
          <w:b w:val="0"/>
          <w:lang w:val="es-MX"/>
        </w:rPr>
        <w:t>generados</w:t>
      </w:r>
      <w:r w:rsidRPr="00D41945">
        <w:rPr>
          <w:b w:val="0"/>
          <w:spacing w:val="1"/>
          <w:lang w:val="es-MX"/>
        </w:rPr>
        <w:t xml:space="preserve"> </w:t>
      </w:r>
      <w:r w:rsidRPr="00D41945">
        <w:rPr>
          <w:b w:val="0"/>
          <w:lang w:val="es-MX"/>
        </w:rPr>
        <w:t>en</w:t>
      </w:r>
      <w:r w:rsidRPr="00D41945">
        <w:rPr>
          <w:b w:val="0"/>
          <w:spacing w:val="1"/>
          <w:lang w:val="es-MX"/>
        </w:rPr>
        <w:t xml:space="preserve"> </w:t>
      </w:r>
      <w:r w:rsidRPr="00D41945">
        <w:rPr>
          <w:b w:val="0"/>
          <w:lang w:val="es-MX"/>
        </w:rPr>
        <w:t>la</w:t>
      </w:r>
      <w:r w:rsidRPr="00D41945">
        <w:rPr>
          <w:b w:val="0"/>
          <w:spacing w:val="1"/>
          <w:lang w:val="es-MX"/>
        </w:rPr>
        <w:t xml:space="preserve"> </w:t>
      </w:r>
      <w:r w:rsidRPr="00D41945">
        <w:rPr>
          <w:b w:val="0"/>
          <w:lang w:val="es-MX"/>
        </w:rPr>
        <w:t>etapa</w:t>
      </w:r>
      <w:r w:rsidRPr="00D41945">
        <w:rPr>
          <w:b w:val="0"/>
          <w:spacing w:val="1"/>
          <w:lang w:val="es-MX"/>
        </w:rPr>
        <w:t xml:space="preserve"> </w:t>
      </w:r>
      <w:r w:rsidRPr="00D41945">
        <w:rPr>
          <w:b w:val="0"/>
          <w:lang w:val="es-MX"/>
        </w:rPr>
        <w:t>anterior</w:t>
      </w:r>
      <w:r w:rsidRPr="00D41945">
        <w:rPr>
          <w:b w:val="0"/>
          <w:spacing w:val="1"/>
          <w:lang w:val="es-MX"/>
        </w:rPr>
        <w:t xml:space="preserve"> </w:t>
      </w:r>
      <w:r w:rsidRPr="00D41945">
        <w:rPr>
          <w:b w:val="0"/>
          <w:lang w:val="es-MX"/>
        </w:rPr>
        <w:t>-</w:t>
      </w:r>
      <w:r w:rsidRPr="00D41945">
        <w:rPr>
          <w:b w:val="0"/>
          <w:spacing w:val="1"/>
          <w:lang w:val="es-MX"/>
        </w:rPr>
        <w:t xml:space="preserve"> </w:t>
      </w:r>
      <w:r w:rsidRPr="00D41945">
        <w:rPr>
          <w:b w:val="0"/>
          <w:lang w:val="es-MX"/>
        </w:rPr>
        <w:t>deliberativa-</w:t>
      </w:r>
      <w:r w:rsidRPr="00D41945">
        <w:rPr>
          <w:b w:val="0"/>
          <w:spacing w:val="-1"/>
          <w:lang w:val="es-MX"/>
        </w:rPr>
        <w:t xml:space="preserve"> </w:t>
      </w:r>
      <w:r w:rsidRPr="00D41945">
        <w:rPr>
          <w:b w:val="0"/>
          <w:lang w:val="es-MX"/>
        </w:rPr>
        <w:t>en las mesas de trabajo</w:t>
      </w:r>
      <w:r w:rsidRPr="00D41945">
        <w:rPr>
          <w:b w:val="0"/>
          <w:spacing w:val="-1"/>
          <w:lang w:val="es-MX"/>
        </w:rPr>
        <w:t xml:space="preserve"> </w:t>
      </w:r>
      <w:r w:rsidRPr="00D41945">
        <w:rPr>
          <w:b w:val="0"/>
          <w:lang w:val="es-MX"/>
        </w:rPr>
        <w:t>o que por</w:t>
      </w:r>
      <w:r w:rsidRPr="00D41945">
        <w:rPr>
          <w:b w:val="0"/>
          <w:spacing w:val="-1"/>
          <w:lang w:val="es-MX"/>
        </w:rPr>
        <w:t xml:space="preserve"> </w:t>
      </w:r>
      <w:r w:rsidRPr="00D41945">
        <w:rPr>
          <w:b w:val="0"/>
          <w:lang w:val="es-MX"/>
        </w:rPr>
        <w:t>separado deseen</w:t>
      </w:r>
      <w:r w:rsidRPr="00D41945">
        <w:rPr>
          <w:b w:val="0"/>
          <w:spacing w:val="-1"/>
          <w:lang w:val="es-MX"/>
        </w:rPr>
        <w:t xml:space="preserve"> </w:t>
      </w:r>
      <w:r w:rsidRPr="00D41945">
        <w:rPr>
          <w:b w:val="0"/>
          <w:lang w:val="es-MX"/>
        </w:rPr>
        <w:t>formular</w:t>
      </w:r>
      <w:r w:rsidRPr="00D41945">
        <w:rPr>
          <w:b w:val="0"/>
          <w:spacing w:val="-1"/>
          <w:lang w:val="es-MX"/>
        </w:rPr>
        <w:t xml:space="preserve"> </w:t>
      </w:r>
      <w:r w:rsidRPr="00D41945">
        <w:rPr>
          <w:b w:val="0"/>
          <w:lang w:val="es-MX"/>
        </w:rPr>
        <w:t>los participantes.</w:t>
      </w:r>
    </w:p>
    <w:p w14:paraId="29BEF0BA" w14:textId="77777777" w:rsidR="00EF0426" w:rsidRPr="00D41945" w:rsidRDefault="00EF0426">
      <w:pPr>
        <w:pStyle w:val="Textoindependiente"/>
        <w:spacing w:before="2"/>
        <w:rPr>
          <w:sz w:val="21"/>
          <w:lang w:val="es-MX"/>
        </w:rPr>
      </w:pPr>
    </w:p>
    <w:p w14:paraId="1D25D901" w14:textId="77777777" w:rsidR="00EF0426" w:rsidRPr="00D41945" w:rsidRDefault="008F73EB">
      <w:pPr>
        <w:pStyle w:val="Textoindependiente"/>
        <w:spacing w:line="261" w:lineRule="auto"/>
        <w:ind w:left="832" w:hanging="360"/>
        <w:rPr>
          <w:lang w:val="es-MX"/>
        </w:rPr>
      </w:pPr>
      <w:r w:rsidRPr="00D41945">
        <w:rPr>
          <w:rFonts w:ascii="Calibri" w:hAnsi="Calibri"/>
          <w:lang w:val="es-MX"/>
        </w:rPr>
        <w:t>→</w:t>
      </w:r>
      <w:r w:rsidRPr="00D41945">
        <w:rPr>
          <w:rFonts w:ascii="Calibri" w:hAnsi="Calibri"/>
          <w:spacing w:val="34"/>
          <w:lang w:val="es-MX"/>
        </w:rPr>
        <w:t xml:space="preserve"> </w:t>
      </w:r>
      <w:r w:rsidRPr="00D41945">
        <w:rPr>
          <w:lang w:val="es-MX"/>
        </w:rPr>
        <w:t>Acordar</w:t>
      </w:r>
      <w:r w:rsidRPr="00D41945">
        <w:rPr>
          <w:spacing w:val="53"/>
          <w:lang w:val="es-MX"/>
        </w:rPr>
        <w:t xml:space="preserve"> </w:t>
      </w:r>
      <w:r w:rsidRPr="00D41945">
        <w:rPr>
          <w:lang w:val="es-MX"/>
        </w:rPr>
        <w:t>en</w:t>
      </w:r>
      <w:r w:rsidRPr="00D41945">
        <w:rPr>
          <w:spacing w:val="53"/>
          <w:lang w:val="es-MX"/>
        </w:rPr>
        <w:t xml:space="preserve"> </w:t>
      </w:r>
      <w:r w:rsidRPr="00D41945">
        <w:rPr>
          <w:lang w:val="es-MX"/>
        </w:rPr>
        <w:t>mesas</w:t>
      </w:r>
      <w:r w:rsidRPr="00D41945">
        <w:rPr>
          <w:spacing w:val="53"/>
          <w:lang w:val="es-MX"/>
        </w:rPr>
        <w:t xml:space="preserve"> </w:t>
      </w:r>
      <w:r w:rsidRPr="00D41945">
        <w:rPr>
          <w:lang w:val="es-MX"/>
        </w:rPr>
        <w:t>de</w:t>
      </w:r>
      <w:r w:rsidRPr="00D41945">
        <w:rPr>
          <w:spacing w:val="53"/>
          <w:lang w:val="es-MX"/>
        </w:rPr>
        <w:t xml:space="preserve"> </w:t>
      </w:r>
      <w:r w:rsidRPr="00D41945">
        <w:rPr>
          <w:lang w:val="es-MX"/>
        </w:rPr>
        <w:t>trabajo</w:t>
      </w:r>
      <w:r w:rsidRPr="00D41945">
        <w:rPr>
          <w:spacing w:val="53"/>
          <w:lang w:val="es-MX"/>
        </w:rPr>
        <w:t xml:space="preserve"> </w:t>
      </w:r>
      <w:r w:rsidRPr="00D41945">
        <w:rPr>
          <w:lang w:val="es-MX"/>
        </w:rPr>
        <w:t>por</w:t>
      </w:r>
      <w:r w:rsidRPr="00D41945">
        <w:rPr>
          <w:spacing w:val="53"/>
          <w:lang w:val="es-MX"/>
        </w:rPr>
        <w:t xml:space="preserve"> </w:t>
      </w:r>
      <w:r w:rsidRPr="00D41945">
        <w:rPr>
          <w:lang w:val="es-MX"/>
        </w:rPr>
        <w:t>ejes</w:t>
      </w:r>
      <w:r w:rsidRPr="00D41945">
        <w:rPr>
          <w:spacing w:val="53"/>
          <w:lang w:val="es-MX"/>
        </w:rPr>
        <w:t xml:space="preserve"> </w:t>
      </w:r>
      <w:r w:rsidRPr="00D41945">
        <w:rPr>
          <w:lang w:val="es-MX"/>
        </w:rPr>
        <w:t>temáticos,</w:t>
      </w:r>
      <w:r w:rsidRPr="00D41945">
        <w:rPr>
          <w:spacing w:val="53"/>
          <w:lang w:val="es-MX"/>
        </w:rPr>
        <w:t xml:space="preserve"> </w:t>
      </w:r>
      <w:r w:rsidRPr="00D41945">
        <w:rPr>
          <w:lang w:val="es-MX"/>
        </w:rPr>
        <w:t>cuáles</w:t>
      </w:r>
      <w:r w:rsidRPr="00D41945">
        <w:rPr>
          <w:spacing w:val="53"/>
          <w:lang w:val="es-MX"/>
        </w:rPr>
        <w:t xml:space="preserve"> </w:t>
      </w:r>
      <w:r w:rsidRPr="00D41945">
        <w:rPr>
          <w:lang w:val="es-MX"/>
        </w:rPr>
        <w:t>serán</w:t>
      </w:r>
      <w:r w:rsidRPr="00D41945">
        <w:rPr>
          <w:spacing w:val="53"/>
          <w:lang w:val="es-MX"/>
        </w:rPr>
        <w:t xml:space="preserve"> </w:t>
      </w:r>
      <w:r w:rsidRPr="00D41945">
        <w:rPr>
          <w:lang w:val="es-MX"/>
        </w:rPr>
        <w:t>las</w:t>
      </w:r>
      <w:r w:rsidRPr="00D41945">
        <w:rPr>
          <w:spacing w:val="53"/>
          <w:lang w:val="es-MX"/>
        </w:rPr>
        <w:t xml:space="preserve"> </w:t>
      </w:r>
      <w:r w:rsidRPr="00D41945">
        <w:rPr>
          <w:lang w:val="es-MX"/>
        </w:rPr>
        <w:t>propuestas</w:t>
      </w:r>
      <w:r w:rsidRPr="00D41945">
        <w:rPr>
          <w:spacing w:val="-64"/>
          <w:lang w:val="es-MX"/>
        </w:rPr>
        <w:t xml:space="preserve"> </w:t>
      </w:r>
      <w:r w:rsidRPr="00D41945">
        <w:rPr>
          <w:lang w:val="es-MX"/>
        </w:rPr>
        <w:t>consensuadas a que se llegaron en las plenarias que los sujetos consultados realizaron.</w:t>
      </w:r>
    </w:p>
    <w:p w14:paraId="5002AF23" w14:textId="77777777" w:rsidR="00EF0426" w:rsidRPr="00D41945" w:rsidRDefault="00EF0426">
      <w:pPr>
        <w:pStyle w:val="Textoindependiente"/>
        <w:spacing w:before="2"/>
        <w:rPr>
          <w:sz w:val="29"/>
          <w:lang w:val="es-MX"/>
        </w:rPr>
      </w:pPr>
    </w:p>
    <w:p w14:paraId="1205BF43" w14:textId="77777777" w:rsidR="00EF0426" w:rsidRPr="00D41945" w:rsidRDefault="008F73EB">
      <w:pPr>
        <w:pStyle w:val="Textoindependiente"/>
        <w:spacing w:line="261" w:lineRule="auto"/>
        <w:ind w:left="832" w:hanging="360"/>
        <w:rPr>
          <w:lang w:val="es-MX"/>
        </w:rPr>
      </w:pPr>
      <w:r w:rsidRPr="00D41945">
        <w:rPr>
          <w:rFonts w:ascii="Calibri" w:hAnsi="Calibri"/>
          <w:lang w:val="es-MX"/>
        </w:rPr>
        <w:t>→</w:t>
      </w:r>
      <w:r w:rsidRPr="00D41945">
        <w:rPr>
          <w:rFonts w:ascii="Calibri" w:hAnsi="Calibri"/>
          <w:spacing w:val="34"/>
          <w:lang w:val="es-MX"/>
        </w:rPr>
        <w:t xml:space="preserve"> </w:t>
      </w:r>
      <w:r w:rsidRPr="00D41945">
        <w:rPr>
          <w:lang w:val="es-MX"/>
        </w:rPr>
        <w:t>Nombrar</w:t>
      </w:r>
      <w:r w:rsidRPr="00D41945">
        <w:rPr>
          <w:spacing w:val="31"/>
          <w:lang w:val="es-MX"/>
        </w:rPr>
        <w:t xml:space="preserve"> </w:t>
      </w:r>
      <w:r w:rsidRPr="00D41945">
        <w:rPr>
          <w:lang w:val="es-MX"/>
        </w:rPr>
        <w:t>en</w:t>
      </w:r>
      <w:r w:rsidRPr="00D41945">
        <w:rPr>
          <w:spacing w:val="31"/>
          <w:lang w:val="es-MX"/>
        </w:rPr>
        <w:t xml:space="preserve"> </w:t>
      </w:r>
      <w:r w:rsidRPr="00D41945">
        <w:rPr>
          <w:lang w:val="es-MX"/>
        </w:rPr>
        <w:t>plenaria</w:t>
      </w:r>
      <w:r w:rsidRPr="00D41945">
        <w:rPr>
          <w:spacing w:val="31"/>
          <w:lang w:val="es-MX"/>
        </w:rPr>
        <w:t xml:space="preserve"> </w:t>
      </w:r>
      <w:r w:rsidRPr="00D41945">
        <w:rPr>
          <w:lang w:val="es-MX"/>
        </w:rPr>
        <w:t>a</w:t>
      </w:r>
      <w:r w:rsidRPr="00D41945">
        <w:rPr>
          <w:spacing w:val="31"/>
          <w:lang w:val="es-MX"/>
        </w:rPr>
        <w:t xml:space="preserve"> </w:t>
      </w:r>
      <w:r w:rsidRPr="00D41945">
        <w:rPr>
          <w:lang w:val="es-MX"/>
        </w:rPr>
        <w:t>la</w:t>
      </w:r>
      <w:r w:rsidRPr="00D41945">
        <w:rPr>
          <w:spacing w:val="31"/>
          <w:lang w:val="es-MX"/>
        </w:rPr>
        <w:t xml:space="preserve"> </w:t>
      </w:r>
      <w:r w:rsidRPr="00D41945">
        <w:rPr>
          <w:lang w:val="es-MX"/>
        </w:rPr>
        <w:t>Comisión</w:t>
      </w:r>
      <w:r w:rsidRPr="00D41945">
        <w:rPr>
          <w:spacing w:val="31"/>
          <w:lang w:val="es-MX"/>
        </w:rPr>
        <w:t xml:space="preserve"> </w:t>
      </w:r>
      <w:r w:rsidRPr="00D41945">
        <w:rPr>
          <w:lang w:val="es-MX"/>
        </w:rPr>
        <w:t>de</w:t>
      </w:r>
      <w:r w:rsidRPr="00D41945">
        <w:rPr>
          <w:spacing w:val="31"/>
          <w:lang w:val="es-MX"/>
        </w:rPr>
        <w:t xml:space="preserve"> </w:t>
      </w:r>
      <w:r w:rsidRPr="00D41945">
        <w:rPr>
          <w:lang w:val="es-MX"/>
        </w:rPr>
        <w:t>Seguimiento</w:t>
      </w:r>
      <w:r w:rsidRPr="00D41945">
        <w:rPr>
          <w:spacing w:val="31"/>
          <w:lang w:val="es-MX"/>
        </w:rPr>
        <w:t xml:space="preserve"> </w:t>
      </w:r>
      <w:r w:rsidRPr="00D41945">
        <w:rPr>
          <w:lang w:val="es-MX"/>
        </w:rPr>
        <w:t>de</w:t>
      </w:r>
      <w:r w:rsidRPr="00D41945">
        <w:rPr>
          <w:spacing w:val="31"/>
          <w:lang w:val="es-MX"/>
        </w:rPr>
        <w:t xml:space="preserve"> </w:t>
      </w:r>
      <w:r w:rsidRPr="00D41945">
        <w:rPr>
          <w:lang w:val="es-MX"/>
        </w:rPr>
        <w:t>Acuerdos</w:t>
      </w:r>
      <w:r w:rsidRPr="00D41945">
        <w:rPr>
          <w:spacing w:val="31"/>
          <w:lang w:val="es-MX"/>
        </w:rPr>
        <w:t xml:space="preserve"> </w:t>
      </w:r>
      <w:r w:rsidRPr="00D41945">
        <w:rPr>
          <w:lang w:val="es-MX"/>
        </w:rPr>
        <w:t>y</w:t>
      </w:r>
      <w:r w:rsidRPr="00D41945">
        <w:rPr>
          <w:spacing w:val="31"/>
          <w:lang w:val="es-MX"/>
        </w:rPr>
        <w:t xml:space="preserve"> </w:t>
      </w:r>
      <w:r w:rsidRPr="00D41945">
        <w:rPr>
          <w:lang w:val="es-MX"/>
        </w:rPr>
        <w:t>Verificación,</w:t>
      </w:r>
      <w:r w:rsidRPr="00D41945">
        <w:rPr>
          <w:spacing w:val="31"/>
          <w:lang w:val="es-MX"/>
        </w:rPr>
        <w:t xml:space="preserve"> </w:t>
      </w:r>
      <w:r w:rsidRPr="00D41945">
        <w:rPr>
          <w:lang w:val="es-MX"/>
        </w:rPr>
        <w:t>de</w:t>
      </w:r>
      <w:r w:rsidRPr="00D41945">
        <w:rPr>
          <w:spacing w:val="31"/>
          <w:lang w:val="es-MX"/>
        </w:rPr>
        <w:t xml:space="preserve"> </w:t>
      </w:r>
      <w:r w:rsidRPr="00D41945">
        <w:rPr>
          <w:lang w:val="es-MX"/>
        </w:rPr>
        <w:t>los</w:t>
      </w:r>
      <w:r w:rsidRPr="00D41945">
        <w:rPr>
          <w:spacing w:val="-64"/>
          <w:lang w:val="es-MX"/>
        </w:rPr>
        <w:t xml:space="preserve"> </w:t>
      </w:r>
      <w:r w:rsidRPr="00D41945">
        <w:rPr>
          <w:lang w:val="es-MX"/>
        </w:rPr>
        <w:t>diferentes</w:t>
      </w:r>
      <w:r w:rsidRPr="00D41945">
        <w:rPr>
          <w:spacing w:val="-1"/>
          <w:lang w:val="es-MX"/>
        </w:rPr>
        <w:t xml:space="preserve"> </w:t>
      </w:r>
      <w:r w:rsidRPr="00D41945">
        <w:rPr>
          <w:lang w:val="es-MX"/>
        </w:rPr>
        <w:t>temas,</w:t>
      </w:r>
      <w:r w:rsidRPr="00D41945">
        <w:rPr>
          <w:spacing w:val="-1"/>
          <w:lang w:val="es-MX"/>
        </w:rPr>
        <w:t xml:space="preserve"> </w:t>
      </w:r>
      <w:r w:rsidRPr="00D41945">
        <w:rPr>
          <w:lang w:val="es-MX"/>
        </w:rPr>
        <w:t>propuestas y compromisos que deriven de</w:t>
      </w:r>
      <w:r w:rsidRPr="00D41945">
        <w:rPr>
          <w:spacing w:val="-1"/>
          <w:lang w:val="es-MX"/>
        </w:rPr>
        <w:t xml:space="preserve"> </w:t>
      </w:r>
      <w:r w:rsidRPr="00D41945">
        <w:rPr>
          <w:lang w:val="es-MX"/>
        </w:rPr>
        <w:t>esta etapa.</w:t>
      </w:r>
    </w:p>
    <w:p w14:paraId="01873640" w14:textId="77777777" w:rsidR="00EF0426" w:rsidRPr="00D41945" w:rsidRDefault="00EF0426">
      <w:pPr>
        <w:pStyle w:val="Textoindependiente"/>
        <w:spacing w:before="1"/>
        <w:rPr>
          <w:sz w:val="29"/>
          <w:lang w:val="es-MX"/>
        </w:rPr>
      </w:pPr>
    </w:p>
    <w:p w14:paraId="3B38DE9C" w14:textId="77777777" w:rsidR="00EF0426" w:rsidRPr="00D41945" w:rsidRDefault="008F73EB">
      <w:pPr>
        <w:pStyle w:val="Textoindependiente"/>
        <w:spacing w:line="261" w:lineRule="auto"/>
        <w:ind w:left="832" w:hanging="360"/>
        <w:rPr>
          <w:lang w:val="es-MX"/>
        </w:rPr>
      </w:pPr>
      <w:r w:rsidRPr="00D41945">
        <w:rPr>
          <w:rFonts w:ascii="Calibri" w:hAnsi="Calibri"/>
          <w:lang w:val="es-MX"/>
        </w:rPr>
        <w:t>→</w:t>
      </w:r>
      <w:r w:rsidRPr="00D41945">
        <w:rPr>
          <w:rFonts w:ascii="Calibri" w:hAnsi="Calibri"/>
          <w:spacing w:val="32"/>
          <w:lang w:val="es-MX"/>
        </w:rPr>
        <w:t xml:space="preserve"> </w:t>
      </w:r>
      <w:r w:rsidRPr="00D41945">
        <w:rPr>
          <w:lang w:val="es-MX"/>
        </w:rPr>
        <w:t>Levantar</w:t>
      </w:r>
      <w:r w:rsidRPr="00D41945">
        <w:rPr>
          <w:spacing w:val="12"/>
          <w:lang w:val="es-MX"/>
        </w:rPr>
        <w:t xml:space="preserve"> </w:t>
      </w:r>
      <w:r w:rsidRPr="00D41945">
        <w:rPr>
          <w:lang w:val="es-MX"/>
        </w:rPr>
        <w:t>actas</w:t>
      </w:r>
      <w:r w:rsidRPr="00D41945">
        <w:rPr>
          <w:spacing w:val="12"/>
          <w:lang w:val="es-MX"/>
        </w:rPr>
        <w:t xml:space="preserve"> </w:t>
      </w:r>
      <w:r w:rsidRPr="00D41945">
        <w:rPr>
          <w:lang w:val="es-MX"/>
        </w:rPr>
        <w:t>y</w:t>
      </w:r>
      <w:r w:rsidRPr="00D41945">
        <w:rPr>
          <w:spacing w:val="12"/>
          <w:lang w:val="es-MX"/>
        </w:rPr>
        <w:t xml:space="preserve"> </w:t>
      </w:r>
      <w:r w:rsidRPr="00D41945">
        <w:rPr>
          <w:lang w:val="es-MX"/>
        </w:rPr>
        <w:t>dar</w:t>
      </w:r>
      <w:r w:rsidRPr="00D41945">
        <w:rPr>
          <w:spacing w:val="12"/>
          <w:lang w:val="es-MX"/>
        </w:rPr>
        <w:t xml:space="preserve"> </w:t>
      </w:r>
      <w:r w:rsidRPr="00D41945">
        <w:rPr>
          <w:lang w:val="es-MX"/>
        </w:rPr>
        <w:t>a</w:t>
      </w:r>
      <w:r w:rsidRPr="00D41945">
        <w:rPr>
          <w:spacing w:val="12"/>
          <w:lang w:val="es-MX"/>
        </w:rPr>
        <w:t xml:space="preserve"> </w:t>
      </w:r>
      <w:r w:rsidRPr="00D41945">
        <w:rPr>
          <w:lang w:val="es-MX"/>
        </w:rPr>
        <w:t>conocer</w:t>
      </w:r>
      <w:r w:rsidRPr="00D41945">
        <w:rPr>
          <w:spacing w:val="12"/>
          <w:lang w:val="es-MX"/>
        </w:rPr>
        <w:t xml:space="preserve"> </w:t>
      </w:r>
      <w:r w:rsidRPr="00D41945">
        <w:rPr>
          <w:lang w:val="es-MX"/>
        </w:rPr>
        <w:t>a</w:t>
      </w:r>
      <w:r w:rsidRPr="00D41945">
        <w:rPr>
          <w:spacing w:val="13"/>
          <w:lang w:val="es-MX"/>
        </w:rPr>
        <w:t xml:space="preserve"> </w:t>
      </w:r>
      <w:r w:rsidRPr="00D41945">
        <w:rPr>
          <w:lang w:val="es-MX"/>
        </w:rPr>
        <w:t>los</w:t>
      </w:r>
      <w:r w:rsidRPr="00D41945">
        <w:rPr>
          <w:spacing w:val="12"/>
          <w:lang w:val="es-MX"/>
        </w:rPr>
        <w:t xml:space="preserve"> </w:t>
      </w:r>
      <w:r w:rsidRPr="00D41945">
        <w:rPr>
          <w:lang w:val="es-MX"/>
        </w:rPr>
        <w:t>sujetos</w:t>
      </w:r>
      <w:r w:rsidRPr="00D41945">
        <w:rPr>
          <w:spacing w:val="12"/>
          <w:lang w:val="es-MX"/>
        </w:rPr>
        <w:t xml:space="preserve"> </w:t>
      </w:r>
      <w:r w:rsidRPr="00D41945">
        <w:rPr>
          <w:lang w:val="es-MX"/>
        </w:rPr>
        <w:t>consultados</w:t>
      </w:r>
      <w:r w:rsidRPr="00D41945">
        <w:rPr>
          <w:spacing w:val="12"/>
          <w:lang w:val="es-MX"/>
        </w:rPr>
        <w:t xml:space="preserve"> </w:t>
      </w:r>
      <w:r w:rsidRPr="00D41945">
        <w:rPr>
          <w:lang w:val="es-MX"/>
        </w:rPr>
        <w:t>los</w:t>
      </w:r>
      <w:r w:rsidRPr="00D41945">
        <w:rPr>
          <w:spacing w:val="12"/>
          <w:lang w:val="es-MX"/>
        </w:rPr>
        <w:t xml:space="preserve"> </w:t>
      </w:r>
      <w:r w:rsidRPr="00D41945">
        <w:rPr>
          <w:lang w:val="es-MX"/>
        </w:rPr>
        <w:t>acuerdos</w:t>
      </w:r>
      <w:r w:rsidRPr="00D41945">
        <w:rPr>
          <w:spacing w:val="12"/>
          <w:lang w:val="es-MX"/>
        </w:rPr>
        <w:t xml:space="preserve"> </w:t>
      </w:r>
      <w:r w:rsidRPr="00D41945">
        <w:rPr>
          <w:lang w:val="es-MX"/>
        </w:rPr>
        <w:t>y</w:t>
      </w:r>
      <w:r w:rsidRPr="00D41945">
        <w:rPr>
          <w:spacing w:val="13"/>
          <w:lang w:val="es-MX"/>
        </w:rPr>
        <w:t xml:space="preserve"> </w:t>
      </w:r>
      <w:r w:rsidRPr="00D41945">
        <w:rPr>
          <w:lang w:val="es-MX"/>
        </w:rPr>
        <w:t>compromisos</w:t>
      </w:r>
      <w:r w:rsidRPr="00D41945">
        <w:rPr>
          <w:spacing w:val="11"/>
          <w:lang w:val="es-MX"/>
        </w:rPr>
        <w:t xml:space="preserve"> </w:t>
      </w:r>
      <w:r w:rsidRPr="00D41945">
        <w:rPr>
          <w:lang w:val="es-MX"/>
        </w:rPr>
        <w:t>a</w:t>
      </w:r>
      <w:r w:rsidRPr="00D41945">
        <w:rPr>
          <w:spacing w:val="-64"/>
          <w:lang w:val="es-MX"/>
        </w:rPr>
        <w:t xml:space="preserve"> </w:t>
      </w:r>
      <w:r w:rsidRPr="00D41945">
        <w:rPr>
          <w:lang w:val="es-MX"/>
        </w:rPr>
        <w:t>los que se llegaron,</w:t>
      </w:r>
      <w:r w:rsidRPr="00D41945">
        <w:rPr>
          <w:spacing w:val="-1"/>
          <w:lang w:val="es-MX"/>
        </w:rPr>
        <w:t xml:space="preserve"> </w:t>
      </w:r>
      <w:r w:rsidRPr="00D41945">
        <w:rPr>
          <w:lang w:val="es-MX"/>
        </w:rPr>
        <w:t>para su firma correspondiente.</w:t>
      </w:r>
    </w:p>
    <w:p w14:paraId="0FC0EAB5" w14:textId="77777777" w:rsidR="00EF0426" w:rsidRPr="00D41945" w:rsidRDefault="00EF0426">
      <w:pPr>
        <w:pStyle w:val="Textoindependiente"/>
        <w:spacing w:before="4"/>
        <w:rPr>
          <w:sz w:val="22"/>
          <w:lang w:val="es-MX"/>
        </w:rPr>
      </w:pPr>
    </w:p>
    <w:p w14:paraId="76F8CD22" w14:textId="77777777" w:rsidR="00EF0426" w:rsidRPr="00D41945" w:rsidRDefault="008F73EB" w:rsidP="00194C17">
      <w:pPr>
        <w:pStyle w:val="Ttulo1"/>
        <w:numPr>
          <w:ilvl w:val="0"/>
          <w:numId w:val="3"/>
        </w:numPr>
        <w:tabs>
          <w:tab w:val="left" w:pos="832"/>
          <w:tab w:val="left" w:pos="833"/>
        </w:tabs>
        <w:spacing w:before="1" w:line="276" w:lineRule="auto"/>
        <w:ind w:left="472" w:right="109" w:hanging="361"/>
        <w:jc w:val="both"/>
        <w:rPr>
          <w:b w:val="0"/>
          <w:lang w:val="es-MX"/>
        </w:rPr>
      </w:pPr>
      <w:r w:rsidRPr="00D41945">
        <w:rPr>
          <w:lang w:val="es-MX"/>
        </w:rPr>
        <w:t>Etapa</w:t>
      </w:r>
      <w:r w:rsidRPr="00D41945">
        <w:rPr>
          <w:spacing w:val="-1"/>
          <w:lang w:val="es-MX"/>
        </w:rPr>
        <w:t xml:space="preserve"> </w:t>
      </w:r>
      <w:r w:rsidRPr="00D41945">
        <w:rPr>
          <w:lang w:val="es-MX"/>
        </w:rPr>
        <w:t>de Seguimiento</w:t>
      </w:r>
      <w:r w:rsidRPr="00D41945">
        <w:rPr>
          <w:spacing w:val="-1"/>
          <w:lang w:val="es-MX"/>
        </w:rPr>
        <w:t xml:space="preserve"> </w:t>
      </w:r>
      <w:r w:rsidRPr="00D41945">
        <w:rPr>
          <w:lang w:val="es-MX"/>
        </w:rPr>
        <w:t>de Acuerdos (Fase de decisión)</w:t>
      </w:r>
      <w:r w:rsidR="00063E34" w:rsidRPr="00D41945">
        <w:rPr>
          <w:lang w:val="es-MX"/>
        </w:rPr>
        <w:t xml:space="preserve">. </w:t>
      </w:r>
      <w:r w:rsidRPr="00D41945">
        <w:rPr>
          <w:b w:val="0"/>
          <w:lang w:val="es-MX"/>
        </w:rPr>
        <w:t>Para el seguimiento de los acuerdos y consensos alcanzados en el proceso de consulta, se</w:t>
      </w:r>
      <w:r w:rsidRPr="00D41945">
        <w:rPr>
          <w:b w:val="0"/>
          <w:spacing w:val="1"/>
          <w:lang w:val="es-MX"/>
        </w:rPr>
        <w:t xml:space="preserve"> </w:t>
      </w:r>
      <w:r w:rsidRPr="00D41945">
        <w:rPr>
          <w:b w:val="0"/>
          <w:lang w:val="es-MX"/>
        </w:rPr>
        <w:t>elegirá</w:t>
      </w:r>
      <w:r w:rsidRPr="00D41945">
        <w:rPr>
          <w:b w:val="0"/>
          <w:spacing w:val="-11"/>
          <w:lang w:val="es-MX"/>
        </w:rPr>
        <w:t xml:space="preserve"> </w:t>
      </w:r>
      <w:r w:rsidRPr="00D41945">
        <w:rPr>
          <w:b w:val="0"/>
          <w:lang w:val="es-MX"/>
        </w:rPr>
        <w:t>una</w:t>
      </w:r>
      <w:r w:rsidRPr="00D41945">
        <w:rPr>
          <w:b w:val="0"/>
          <w:spacing w:val="-10"/>
          <w:lang w:val="es-MX"/>
        </w:rPr>
        <w:t xml:space="preserve"> </w:t>
      </w:r>
      <w:r w:rsidRPr="00D41945">
        <w:rPr>
          <w:b w:val="0"/>
          <w:lang w:val="es-MX"/>
        </w:rPr>
        <w:t>Comisión</w:t>
      </w:r>
      <w:r w:rsidRPr="00D41945">
        <w:rPr>
          <w:b w:val="0"/>
          <w:spacing w:val="-10"/>
          <w:lang w:val="es-MX"/>
        </w:rPr>
        <w:t xml:space="preserve"> </w:t>
      </w:r>
      <w:r w:rsidRPr="00D41945">
        <w:rPr>
          <w:b w:val="0"/>
          <w:lang w:val="es-MX"/>
        </w:rPr>
        <w:t>de</w:t>
      </w:r>
      <w:r w:rsidRPr="00D41945">
        <w:rPr>
          <w:b w:val="0"/>
          <w:spacing w:val="-10"/>
          <w:lang w:val="es-MX"/>
        </w:rPr>
        <w:t xml:space="preserve"> </w:t>
      </w:r>
      <w:r w:rsidRPr="00D41945">
        <w:rPr>
          <w:b w:val="0"/>
          <w:lang w:val="es-MX"/>
        </w:rPr>
        <w:t>Seguimiento</w:t>
      </w:r>
      <w:r w:rsidRPr="00D41945">
        <w:rPr>
          <w:b w:val="0"/>
          <w:spacing w:val="-10"/>
          <w:lang w:val="es-MX"/>
        </w:rPr>
        <w:t xml:space="preserve"> </w:t>
      </w:r>
      <w:r w:rsidRPr="00D41945">
        <w:rPr>
          <w:b w:val="0"/>
          <w:lang w:val="es-MX"/>
        </w:rPr>
        <w:t>que</w:t>
      </w:r>
      <w:r w:rsidRPr="00D41945">
        <w:rPr>
          <w:b w:val="0"/>
          <w:spacing w:val="-10"/>
          <w:lang w:val="es-MX"/>
        </w:rPr>
        <w:t xml:space="preserve"> </w:t>
      </w:r>
      <w:r w:rsidRPr="00D41945">
        <w:rPr>
          <w:b w:val="0"/>
          <w:lang w:val="es-MX"/>
        </w:rPr>
        <w:t>tendrá</w:t>
      </w:r>
      <w:r w:rsidRPr="00D41945">
        <w:rPr>
          <w:b w:val="0"/>
          <w:spacing w:val="-10"/>
          <w:lang w:val="es-MX"/>
        </w:rPr>
        <w:t xml:space="preserve"> </w:t>
      </w:r>
      <w:r w:rsidRPr="00D41945">
        <w:rPr>
          <w:b w:val="0"/>
          <w:lang w:val="es-MX"/>
        </w:rPr>
        <w:t>el</w:t>
      </w:r>
      <w:r w:rsidRPr="00D41945">
        <w:rPr>
          <w:b w:val="0"/>
          <w:spacing w:val="-10"/>
          <w:lang w:val="es-MX"/>
        </w:rPr>
        <w:t xml:space="preserve"> </w:t>
      </w:r>
      <w:r w:rsidRPr="00D41945">
        <w:rPr>
          <w:b w:val="0"/>
          <w:lang w:val="es-MX"/>
        </w:rPr>
        <w:t>objetivo</w:t>
      </w:r>
      <w:r w:rsidRPr="00D41945">
        <w:rPr>
          <w:b w:val="0"/>
          <w:spacing w:val="-10"/>
          <w:lang w:val="es-MX"/>
        </w:rPr>
        <w:t xml:space="preserve"> </w:t>
      </w:r>
      <w:r w:rsidRPr="00D41945">
        <w:rPr>
          <w:b w:val="0"/>
          <w:lang w:val="es-MX"/>
        </w:rPr>
        <w:t>de</w:t>
      </w:r>
      <w:r w:rsidRPr="00D41945">
        <w:rPr>
          <w:b w:val="0"/>
          <w:spacing w:val="-10"/>
          <w:lang w:val="es-MX"/>
        </w:rPr>
        <w:t xml:space="preserve"> </w:t>
      </w:r>
      <w:r w:rsidRPr="00D41945">
        <w:rPr>
          <w:b w:val="0"/>
          <w:lang w:val="es-MX"/>
        </w:rPr>
        <w:t>establecer</w:t>
      </w:r>
      <w:r w:rsidRPr="00D41945">
        <w:rPr>
          <w:b w:val="0"/>
          <w:spacing w:val="-10"/>
          <w:lang w:val="es-MX"/>
        </w:rPr>
        <w:t xml:space="preserve"> </w:t>
      </w:r>
      <w:r w:rsidRPr="00D41945">
        <w:rPr>
          <w:b w:val="0"/>
          <w:lang w:val="es-MX"/>
        </w:rPr>
        <w:t>los</w:t>
      </w:r>
      <w:r w:rsidRPr="00D41945">
        <w:rPr>
          <w:b w:val="0"/>
          <w:spacing w:val="-10"/>
          <w:lang w:val="es-MX"/>
        </w:rPr>
        <w:t xml:space="preserve"> </w:t>
      </w:r>
      <w:r w:rsidRPr="00D41945">
        <w:rPr>
          <w:b w:val="0"/>
          <w:lang w:val="es-MX"/>
        </w:rPr>
        <w:t>diálogos</w:t>
      </w:r>
      <w:r w:rsidRPr="00D41945">
        <w:rPr>
          <w:b w:val="0"/>
          <w:spacing w:val="-10"/>
          <w:lang w:val="es-MX"/>
        </w:rPr>
        <w:t xml:space="preserve"> </w:t>
      </w:r>
      <w:r w:rsidRPr="00D41945">
        <w:rPr>
          <w:b w:val="0"/>
          <w:lang w:val="es-MX"/>
        </w:rPr>
        <w:t>con</w:t>
      </w:r>
      <w:r w:rsidRPr="00D41945">
        <w:rPr>
          <w:b w:val="0"/>
          <w:spacing w:val="-10"/>
          <w:lang w:val="es-MX"/>
        </w:rPr>
        <w:t xml:space="preserve"> </w:t>
      </w:r>
      <w:r w:rsidRPr="00D41945">
        <w:rPr>
          <w:b w:val="0"/>
          <w:lang w:val="es-MX"/>
        </w:rPr>
        <w:t>las</w:t>
      </w:r>
      <w:r w:rsidRPr="00D41945">
        <w:rPr>
          <w:b w:val="0"/>
          <w:spacing w:val="-64"/>
          <w:lang w:val="es-MX"/>
        </w:rPr>
        <w:t xml:space="preserve"> </w:t>
      </w:r>
      <w:r w:rsidRPr="00D41945">
        <w:rPr>
          <w:b w:val="0"/>
          <w:lang w:val="es-MX"/>
        </w:rPr>
        <w:t>instancias de debate y decisión; asimismo, será la encargada de impulsar la deliberación y</w:t>
      </w:r>
      <w:r w:rsidRPr="00D41945">
        <w:rPr>
          <w:b w:val="0"/>
          <w:spacing w:val="1"/>
          <w:lang w:val="es-MX"/>
        </w:rPr>
        <w:t xml:space="preserve"> </w:t>
      </w:r>
      <w:r w:rsidRPr="00D41945">
        <w:rPr>
          <w:b w:val="0"/>
          <w:lang w:val="es-MX"/>
        </w:rPr>
        <w:t>análisis</w:t>
      </w:r>
      <w:r w:rsidRPr="00D41945">
        <w:rPr>
          <w:b w:val="0"/>
          <w:spacing w:val="-11"/>
          <w:lang w:val="es-MX"/>
        </w:rPr>
        <w:t xml:space="preserve"> </w:t>
      </w:r>
      <w:r w:rsidRPr="00D41945">
        <w:rPr>
          <w:b w:val="0"/>
          <w:lang w:val="es-MX"/>
        </w:rPr>
        <w:t>de</w:t>
      </w:r>
      <w:r w:rsidRPr="00D41945">
        <w:rPr>
          <w:b w:val="0"/>
          <w:spacing w:val="-10"/>
          <w:lang w:val="es-MX"/>
        </w:rPr>
        <w:t xml:space="preserve"> </w:t>
      </w:r>
      <w:r w:rsidRPr="00D41945">
        <w:rPr>
          <w:b w:val="0"/>
          <w:lang w:val="es-MX"/>
        </w:rPr>
        <w:t>las</w:t>
      </w:r>
      <w:r w:rsidRPr="00D41945">
        <w:rPr>
          <w:b w:val="0"/>
          <w:spacing w:val="-10"/>
          <w:lang w:val="es-MX"/>
        </w:rPr>
        <w:t xml:space="preserve"> </w:t>
      </w:r>
      <w:r w:rsidRPr="00D41945">
        <w:rPr>
          <w:b w:val="0"/>
          <w:lang w:val="es-MX"/>
        </w:rPr>
        <w:t>propuestas</w:t>
      </w:r>
      <w:r w:rsidRPr="00D41945">
        <w:rPr>
          <w:b w:val="0"/>
          <w:spacing w:val="-10"/>
          <w:lang w:val="es-MX"/>
        </w:rPr>
        <w:t xml:space="preserve"> </w:t>
      </w:r>
      <w:r w:rsidRPr="00D41945">
        <w:rPr>
          <w:b w:val="0"/>
          <w:lang w:val="es-MX"/>
        </w:rPr>
        <w:t>de</w:t>
      </w:r>
      <w:r w:rsidRPr="00D41945">
        <w:rPr>
          <w:b w:val="0"/>
          <w:spacing w:val="-10"/>
          <w:lang w:val="es-MX"/>
        </w:rPr>
        <w:t xml:space="preserve"> </w:t>
      </w:r>
      <w:r w:rsidRPr="00D41945">
        <w:rPr>
          <w:b w:val="0"/>
          <w:lang w:val="es-MX"/>
        </w:rPr>
        <w:t>Reforma</w:t>
      </w:r>
      <w:r w:rsidRPr="00D41945">
        <w:rPr>
          <w:b w:val="0"/>
          <w:spacing w:val="-10"/>
          <w:lang w:val="es-MX"/>
        </w:rPr>
        <w:t xml:space="preserve"> </w:t>
      </w:r>
      <w:r w:rsidRPr="00D41945">
        <w:rPr>
          <w:b w:val="0"/>
          <w:lang w:val="es-MX"/>
        </w:rPr>
        <w:t>y,</w:t>
      </w:r>
      <w:r w:rsidRPr="00D41945">
        <w:rPr>
          <w:b w:val="0"/>
          <w:spacing w:val="-10"/>
          <w:lang w:val="es-MX"/>
        </w:rPr>
        <w:t xml:space="preserve"> </w:t>
      </w:r>
      <w:r w:rsidRPr="00D41945">
        <w:rPr>
          <w:b w:val="0"/>
          <w:lang w:val="es-MX"/>
        </w:rPr>
        <w:t>en</w:t>
      </w:r>
      <w:r w:rsidRPr="00D41945">
        <w:rPr>
          <w:b w:val="0"/>
          <w:spacing w:val="-10"/>
          <w:lang w:val="es-MX"/>
        </w:rPr>
        <w:t xml:space="preserve"> </w:t>
      </w:r>
      <w:r w:rsidRPr="00D41945">
        <w:rPr>
          <w:b w:val="0"/>
          <w:lang w:val="es-MX"/>
        </w:rPr>
        <w:t>su</w:t>
      </w:r>
      <w:r w:rsidRPr="00D41945">
        <w:rPr>
          <w:b w:val="0"/>
          <w:spacing w:val="-10"/>
          <w:lang w:val="es-MX"/>
        </w:rPr>
        <w:t xml:space="preserve"> </w:t>
      </w:r>
      <w:r w:rsidRPr="00D41945">
        <w:rPr>
          <w:b w:val="0"/>
          <w:lang w:val="es-MX"/>
        </w:rPr>
        <w:t>caso,</w:t>
      </w:r>
      <w:r w:rsidRPr="00D41945">
        <w:rPr>
          <w:b w:val="0"/>
          <w:spacing w:val="-10"/>
          <w:lang w:val="es-MX"/>
        </w:rPr>
        <w:t xml:space="preserve"> </w:t>
      </w:r>
      <w:r w:rsidRPr="00D41945">
        <w:rPr>
          <w:b w:val="0"/>
          <w:lang w:val="es-MX"/>
        </w:rPr>
        <w:t>las</w:t>
      </w:r>
      <w:r w:rsidRPr="00D41945">
        <w:rPr>
          <w:b w:val="0"/>
          <w:spacing w:val="-10"/>
          <w:lang w:val="es-MX"/>
        </w:rPr>
        <w:t xml:space="preserve"> </w:t>
      </w:r>
      <w:r w:rsidRPr="00D41945">
        <w:rPr>
          <w:b w:val="0"/>
          <w:lang w:val="es-MX"/>
        </w:rPr>
        <w:t>reformas</w:t>
      </w:r>
      <w:r w:rsidRPr="00D41945">
        <w:rPr>
          <w:b w:val="0"/>
          <w:spacing w:val="-10"/>
          <w:lang w:val="es-MX"/>
        </w:rPr>
        <w:t xml:space="preserve"> </w:t>
      </w:r>
      <w:r w:rsidRPr="00D41945">
        <w:rPr>
          <w:b w:val="0"/>
          <w:lang w:val="es-MX"/>
        </w:rPr>
        <w:t>a</w:t>
      </w:r>
      <w:r w:rsidRPr="00D41945">
        <w:rPr>
          <w:b w:val="0"/>
          <w:spacing w:val="-10"/>
          <w:lang w:val="es-MX"/>
        </w:rPr>
        <w:t xml:space="preserve"> </w:t>
      </w:r>
      <w:r w:rsidRPr="00D41945">
        <w:rPr>
          <w:b w:val="0"/>
          <w:lang w:val="es-MX"/>
        </w:rPr>
        <w:t>las</w:t>
      </w:r>
      <w:r w:rsidRPr="00D41945">
        <w:rPr>
          <w:b w:val="0"/>
          <w:spacing w:val="-10"/>
          <w:lang w:val="es-MX"/>
        </w:rPr>
        <w:t xml:space="preserve"> </w:t>
      </w:r>
      <w:r w:rsidRPr="00D41945">
        <w:rPr>
          <w:b w:val="0"/>
          <w:lang w:val="es-MX"/>
        </w:rPr>
        <w:t>leyes</w:t>
      </w:r>
      <w:r w:rsidRPr="00D41945">
        <w:rPr>
          <w:b w:val="0"/>
          <w:spacing w:val="-10"/>
          <w:lang w:val="es-MX"/>
        </w:rPr>
        <w:t xml:space="preserve"> </w:t>
      </w:r>
      <w:r w:rsidRPr="00D41945">
        <w:rPr>
          <w:b w:val="0"/>
          <w:lang w:val="es-MX"/>
        </w:rPr>
        <w:t>secundarias</w:t>
      </w:r>
      <w:r w:rsidRPr="00D41945">
        <w:rPr>
          <w:b w:val="0"/>
          <w:spacing w:val="-10"/>
          <w:lang w:val="es-MX"/>
        </w:rPr>
        <w:t xml:space="preserve"> </w:t>
      </w:r>
      <w:r w:rsidRPr="00D41945">
        <w:rPr>
          <w:b w:val="0"/>
          <w:lang w:val="es-MX"/>
        </w:rPr>
        <w:t>que</w:t>
      </w:r>
      <w:r w:rsidRPr="00D41945">
        <w:rPr>
          <w:b w:val="0"/>
          <w:spacing w:val="-65"/>
          <w:lang w:val="es-MX"/>
        </w:rPr>
        <w:t xml:space="preserve"> </w:t>
      </w:r>
      <w:r w:rsidRPr="00D41945">
        <w:rPr>
          <w:b w:val="0"/>
          <w:lang w:val="es-MX"/>
        </w:rPr>
        <w:t>correspondan. Dicha Comisión deberá estar conformada por igual número de hombres y</w:t>
      </w:r>
      <w:r w:rsidRPr="00D41945">
        <w:rPr>
          <w:b w:val="0"/>
          <w:spacing w:val="1"/>
          <w:lang w:val="es-MX"/>
        </w:rPr>
        <w:t xml:space="preserve"> </w:t>
      </w:r>
      <w:r w:rsidRPr="00D41945">
        <w:rPr>
          <w:b w:val="0"/>
          <w:lang w:val="es-MX"/>
        </w:rPr>
        <w:t>mujeres.</w:t>
      </w:r>
    </w:p>
    <w:p w14:paraId="41E29813" w14:textId="77777777" w:rsidR="00EF0426" w:rsidRPr="00D41945" w:rsidRDefault="008F73EB" w:rsidP="0097119C">
      <w:pPr>
        <w:pStyle w:val="Ttulo1"/>
        <w:tabs>
          <w:tab w:val="left" w:pos="514"/>
        </w:tabs>
        <w:spacing w:before="93"/>
        <w:ind w:left="0" w:firstLine="0"/>
        <w:rPr>
          <w:lang w:val="es-MX"/>
        </w:rPr>
      </w:pPr>
      <w:r w:rsidRPr="00D41945">
        <w:rPr>
          <w:lang w:val="es-MX"/>
        </w:rPr>
        <w:t>Previsiones generales.</w:t>
      </w:r>
    </w:p>
    <w:p w14:paraId="2CF0DB28" w14:textId="77777777" w:rsidR="00EF0426" w:rsidRPr="00D41945" w:rsidRDefault="00EF0426">
      <w:pPr>
        <w:pStyle w:val="Textoindependiente"/>
        <w:spacing w:before="4"/>
        <w:rPr>
          <w:rFonts w:ascii="Arial"/>
          <w:b/>
          <w:lang w:val="es-MX"/>
        </w:rPr>
      </w:pPr>
    </w:p>
    <w:p w14:paraId="63876910" w14:textId="77777777" w:rsidR="00EF0426" w:rsidRPr="00D41945" w:rsidRDefault="00EF0426">
      <w:pPr>
        <w:pStyle w:val="Textoindependiente"/>
        <w:spacing w:before="1" w:line="276" w:lineRule="auto"/>
        <w:ind w:left="472" w:right="109"/>
        <w:jc w:val="both"/>
        <w:rPr>
          <w:lang w:val="es-MX"/>
        </w:rPr>
      </w:pPr>
    </w:p>
    <w:p w14:paraId="5CD6725D" w14:textId="2B93A6A1" w:rsidR="00EF0426" w:rsidRPr="00D41945" w:rsidRDefault="008F73EB" w:rsidP="00BD4CE6">
      <w:pPr>
        <w:pStyle w:val="Ttulo1"/>
        <w:numPr>
          <w:ilvl w:val="0"/>
          <w:numId w:val="2"/>
        </w:numPr>
        <w:tabs>
          <w:tab w:val="left" w:pos="833"/>
        </w:tabs>
        <w:jc w:val="both"/>
        <w:rPr>
          <w:b w:val="0"/>
          <w:lang w:val="es-MX"/>
        </w:rPr>
      </w:pPr>
      <w:r w:rsidRPr="00D41945">
        <w:rPr>
          <w:lang w:val="es-MX"/>
        </w:rPr>
        <w:t>Intérpretes</w:t>
      </w:r>
      <w:r w:rsidRPr="00D41945">
        <w:rPr>
          <w:spacing w:val="-2"/>
          <w:lang w:val="es-MX"/>
        </w:rPr>
        <w:t xml:space="preserve"> </w:t>
      </w:r>
      <w:r w:rsidRPr="00D41945">
        <w:rPr>
          <w:lang w:val="es-MX"/>
        </w:rPr>
        <w:t>y Traductores.</w:t>
      </w:r>
      <w:r w:rsidR="004302B0" w:rsidRPr="00D41945">
        <w:rPr>
          <w:lang w:val="es-MX"/>
        </w:rPr>
        <w:t xml:space="preserve"> </w:t>
      </w:r>
      <w:r w:rsidRPr="00D41945">
        <w:rPr>
          <w:b w:val="0"/>
          <w:lang w:val="es-MX"/>
        </w:rPr>
        <w:t>Se</w:t>
      </w:r>
      <w:r w:rsidRPr="00D41945">
        <w:rPr>
          <w:b w:val="0"/>
          <w:spacing w:val="38"/>
          <w:lang w:val="es-MX"/>
        </w:rPr>
        <w:t xml:space="preserve"> </w:t>
      </w:r>
      <w:r w:rsidRPr="00D41945">
        <w:rPr>
          <w:b w:val="0"/>
          <w:lang w:val="es-MX"/>
        </w:rPr>
        <w:t>tomarán</w:t>
      </w:r>
      <w:r w:rsidRPr="00D41945">
        <w:rPr>
          <w:b w:val="0"/>
          <w:spacing w:val="-14"/>
          <w:lang w:val="es-MX"/>
        </w:rPr>
        <w:t xml:space="preserve"> </w:t>
      </w:r>
      <w:r w:rsidRPr="00D41945">
        <w:rPr>
          <w:b w:val="0"/>
          <w:lang w:val="es-MX"/>
        </w:rPr>
        <w:t>las</w:t>
      </w:r>
      <w:r w:rsidRPr="00D41945">
        <w:rPr>
          <w:b w:val="0"/>
          <w:spacing w:val="-14"/>
          <w:lang w:val="es-MX"/>
        </w:rPr>
        <w:t xml:space="preserve"> </w:t>
      </w:r>
      <w:r w:rsidRPr="00D41945">
        <w:rPr>
          <w:b w:val="0"/>
          <w:lang w:val="es-MX"/>
        </w:rPr>
        <w:t>providencias</w:t>
      </w:r>
      <w:r w:rsidRPr="00D41945">
        <w:rPr>
          <w:b w:val="0"/>
          <w:spacing w:val="-14"/>
          <w:lang w:val="es-MX"/>
        </w:rPr>
        <w:t xml:space="preserve"> </w:t>
      </w:r>
      <w:r w:rsidRPr="00D41945">
        <w:rPr>
          <w:b w:val="0"/>
          <w:lang w:val="es-MX"/>
        </w:rPr>
        <w:t>necesarias</w:t>
      </w:r>
      <w:r w:rsidRPr="00D41945">
        <w:rPr>
          <w:b w:val="0"/>
          <w:spacing w:val="-14"/>
          <w:lang w:val="es-MX"/>
        </w:rPr>
        <w:t xml:space="preserve"> </w:t>
      </w:r>
      <w:r w:rsidRPr="00D41945">
        <w:rPr>
          <w:b w:val="0"/>
          <w:lang w:val="es-MX"/>
        </w:rPr>
        <w:t>para</w:t>
      </w:r>
      <w:r w:rsidRPr="00D41945">
        <w:rPr>
          <w:b w:val="0"/>
          <w:spacing w:val="-14"/>
          <w:lang w:val="es-MX"/>
        </w:rPr>
        <w:t xml:space="preserve"> </w:t>
      </w:r>
      <w:r w:rsidRPr="00D41945">
        <w:rPr>
          <w:b w:val="0"/>
          <w:lang w:val="es-MX"/>
        </w:rPr>
        <w:t>proveer</w:t>
      </w:r>
      <w:r w:rsidRPr="00D41945">
        <w:rPr>
          <w:b w:val="0"/>
          <w:spacing w:val="-14"/>
          <w:lang w:val="es-MX"/>
        </w:rPr>
        <w:t xml:space="preserve"> </w:t>
      </w:r>
      <w:r w:rsidRPr="00D41945">
        <w:rPr>
          <w:b w:val="0"/>
          <w:lang w:val="es-MX"/>
        </w:rPr>
        <w:t>de</w:t>
      </w:r>
      <w:r w:rsidRPr="00D41945">
        <w:rPr>
          <w:b w:val="0"/>
          <w:spacing w:val="-14"/>
          <w:lang w:val="es-MX"/>
        </w:rPr>
        <w:t xml:space="preserve"> </w:t>
      </w:r>
      <w:r w:rsidRPr="00D41945">
        <w:rPr>
          <w:b w:val="0"/>
          <w:lang w:val="es-MX"/>
        </w:rPr>
        <w:t>intérpretes</w:t>
      </w:r>
      <w:r w:rsidRPr="00D41945">
        <w:rPr>
          <w:b w:val="0"/>
          <w:spacing w:val="-15"/>
          <w:lang w:val="es-MX"/>
        </w:rPr>
        <w:t xml:space="preserve"> </w:t>
      </w:r>
      <w:r w:rsidRPr="00D41945">
        <w:rPr>
          <w:b w:val="0"/>
          <w:lang w:val="es-MX"/>
        </w:rPr>
        <w:t>en</w:t>
      </w:r>
      <w:r w:rsidRPr="00D41945">
        <w:rPr>
          <w:b w:val="0"/>
          <w:spacing w:val="-14"/>
          <w:lang w:val="es-MX"/>
        </w:rPr>
        <w:t xml:space="preserve"> </w:t>
      </w:r>
      <w:r w:rsidRPr="00D41945">
        <w:rPr>
          <w:b w:val="0"/>
          <w:lang w:val="es-MX"/>
        </w:rPr>
        <w:t>los</w:t>
      </w:r>
      <w:r w:rsidRPr="00D41945">
        <w:rPr>
          <w:b w:val="0"/>
          <w:spacing w:val="-14"/>
          <w:lang w:val="es-MX"/>
        </w:rPr>
        <w:t xml:space="preserve"> </w:t>
      </w:r>
      <w:r w:rsidRPr="00D41945">
        <w:rPr>
          <w:b w:val="0"/>
          <w:lang w:val="es-MX"/>
        </w:rPr>
        <w:t>Foros</w:t>
      </w:r>
      <w:r w:rsidRPr="00D41945">
        <w:rPr>
          <w:b w:val="0"/>
          <w:spacing w:val="-14"/>
          <w:lang w:val="es-MX"/>
        </w:rPr>
        <w:t xml:space="preserve"> </w:t>
      </w:r>
      <w:r w:rsidRPr="00D41945">
        <w:rPr>
          <w:b w:val="0"/>
          <w:lang w:val="es-MX"/>
        </w:rPr>
        <w:t>de</w:t>
      </w:r>
      <w:r w:rsidRPr="00D41945">
        <w:rPr>
          <w:b w:val="0"/>
          <w:spacing w:val="-14"/>
          <w:lang w:val="es-MX"/>
        </w:rPr>
        <w:t xml:space="preserve"> </w:t>
      </w:r>
      <w:r w:rsidRPr="00D41945">
        <w:rPr>
          <w:b w:val="0"/>
          <w:lang w:val="es-MX"/>
        </w:rPr>
        <w:t>Consulta,</w:t>
      </w:r>
      <w:r w:rsidRPr="00D41945">
        <w:rPr>
          <w:b w:val="0"/>
          <w:spacing w:val="-64"/>
          <w:lang w:val="es-MX"/>
        </w:rPr>
        <w:t xml:space="preserve"> </w:t>
      </w:r>
      <w:r w:rsidRPr="00D41945">
        <w:rPr>
          <w:b w:val="0"/>
          <w:lang w:val="es-MX"/>
        </w:rPr>
        <w:t>en las lenguas indígenas y variantes lingüísticas que correspondan y de traductores de los</w:t>
      </w:r>
      <w:r w:rsidRPr="00D41945">
        <w:rPr>
          <w:b w:val="0"/>
          <w:spacing w:val="1"/>
          <w:lang w:val="es-MX"/>
        </w:rPr>
        <w:t xml:space="preserve"> </w:t>
      </w:r>
      <w:r w:rsidRPr="00D41945">
        <w:rPr>
          <w:b w:val="0"/>
          <w:lang w:val="es-MX"/>
        </w:rPr>
        <w:t>materiales de la consulta.</w:t>
      </w:r>
    </w:p>
    <w:p w14:paraId="29EE34AD" w14:textId="77777777" w:rsidR="00EF0426" w:rsidRPr="00D41945" w:rsidRDefault="00EF0426">
      <w:pPr>
        <w:pStyle w:val="Textoindependiente"/>
        <w:spacing w:before="2"/>
        <w:rPr>
          <w:sz w:val="21"/>
          <w:lang w:val="es-MX"/>
        </w:rPr>
      </w:pPr>
    </w:p>
    <w:p w14:paraId="326790FD" w14:textId="77777777" w:rsidR="00EF0426" w:rsidRPr="00D41945" w:rsidRDefault="008F73EB" w:rsidP="004302B0">
      <w:pPr>
        <w:pStyle w:val="Ttulo1"/>
        <w:numPr>
          <w:ilvl w:val="0"/>
          <w:numId w:val="2"/>
        </w:numPr>
        <w:tabs>
          <w:tab w:val="left" w:pos="833"/>
        </w:tabs>
        <w:ind w:hanging="361"/>
        <w:jc w:val="both"/>
        <w:rPr>
          <w:b w:val="0"/>
          <w:lang w:val="es-MX"/>
        </w:rPr>
      </w:pPr>
      <w:r w:rsidRPr="00D41945">
        <w:rPr>
          <w:lang w:val="es-MX"/>
        </w:rPr>
        <w:t>Financiamiento</w:t>
      </w:r>
      <w:r w:rsidR="004302B0" w:rsidRPr="00D41945">
        <w:rPr>
          <w:lang w:val="es-MX"/>
        </w:rPr>
        <w:t xml:space="preserve">. </w:t>
      </w:r>
      <w:r w:rsidRPr="00D41945">
        <w:rPr>
          <w:b w:val="0"/>
          <w:lang w:val="es-MX"/>
        </w:rPr>
        <w:t>EI</w:t>
      </w:r>
      <w:r w:rsidRPr="00D41945">
        <w:rPr>
          <w:b w:val="0"/>
          <w:spacing w:val="-5"/>
          <w:lang w:val="es-MX"/>
        </w:rPr>
        <w:t xml:space="preserve"> </w:t>
      </w:r>
      <w:r w:rsidRPr="00D41945">
        <w:rPr>
          <w:b w:val="0"/>
          <w:lang w:val="es-MX"/>
        </w:rPr>
        <w:t>Congreso</w:t>
      </w:r>
      <w:r w:rsidRPr="00D41945">
        <w:rPr>
          <w:b w:val="0"/>
          <w:spacing w:val="-4"/>
          <w:lang w:val="es-MX"/>
        </w:rPr>
        <w:t xml:space="preserve"> </w:t>
      </w:r>
      <w:r w:rsidRPr="00D41945">
        <w:rPr>
          <w:b w:val="0"/>
          <w:lang w:val="es-MX"/>
        </w:rPr>
        <w:t>del</w:t>
      </w:r>
      <w:r w:rsidRPr="00D41945">
        <w:rPr>
          <w:b w:val="0"/>
          <w:spacing w:val="-4"/>
          <w:lang w:val="es-MX"/>
        </w:rPr>
        <w:t xml:space="preserve"> </w:t>
      </w:r>
      <w:r w:rsidRPr="00D41945">
        <w:rPr>
          <w:b w:val="0"/>
          <w:lang w:val="es-MX"/>
        </w:rPr>
        <w:t>Estado</w:t>
      </w:r>
      <w:r w:rsidRPr="00D41945">
        <w:rPr>
          <w:b w:val="0"/>
          <w:spacing w:val="-4"/>
          <w:lang w:val="es-MX"/>
        </w:rPr>
        <w:t xml:space="preserve"> </w:t>
      </w:r>
      <w:r w:rsidRPr="00D41945">
        <w:rPr>
          <w:b w:val="0"/>
          <w:lang w:val="es-MX"/>
        </w:rPr>
        <w:t>proveerá</w:t>
      </w:r>
      <w:r w:rsidRPr="00D41945">
        <w:rPr>
          <w:b w:val="0"/>
          <w:spacing w:val="-4"/>
          <w:lang w:val="es-MX"/>
        </w:rPr>
        <w:t xml:space="preserve"> </w:t>
      </w:r>
      <w:r w:rsidRPr="00D41945">
        <w:rPr>
          <w:b w:val="0"/>
          <w:lang w:val="es-MX"/>
        </w:rPr>
        <w:t>a</w:t>
      </w:r>
      <w:r w:rsidRPr="00D41945">
        <w:rPr>
          <w:b w:val="0"/>
          <w:spacing w:val="-4"/>
          <w:lang w:val="es-MX"/>
        </w:rPr>
        <w:t xml:space="preserve"> </w:t>
      </w:r>
      <w:r w:rsidRPr="00D41945">
        <w:rPr>
          <w:b w:val="0"/>
          <w:lang w:val="es-MX"/>
        </w:rPr>
        <w:t>los</w:t>
      </w:r>
      <w:r w:rsidRPr="00D41945">
        <w:rPr>
          <w:b w:val="0"/>
          <w:spacing w:val="-4"/>
          <w:lang w:val="es-MX"/>
        </w:rPr>
        <w:t xml:space="preserve"> </w:t>
      </w:r>
      <w:r w:rsidRPr="00D41945">
        <w:rPr>
          <w:b w:val="0"/>
          <w:lang w:val="es-MX"/>
        </w:rPr>
        <w:t>sujetos</w:t>
      </w:r>
      <w:r w:rsidRPr="00D41945">
        <w:rPr>
          <w:b w:val="0"/>
          <w:spacing w:val="-4"/>
          <w:lang w:val="es-MX"/>
        </w:rPr>
        <w:t xml:space="preserve"> </w:t>
      </w:r>
      <w:r w:rsidRPr="00D41945">
        <w:rPr>
          <w:b w:val="0"/>
          <w:lang w:val="es-MX"/>
        </w:rPr>
        <w:t>consultados,</w:t>
      </w:r>
      <w:r w:rsidRPr="00D41945">
        <w:rPr>
          <w:b w:val="0"/>
          <w:spacing w:val="-4"/>
          <w:lang w:val="es-MX"/>
        </w:rPr>
        <w:t xml:space="preserve"> </w:t>
      </w:r>
      <w:r w:rsidRPr="00D41945">
        <w:rPr>
          <w:b w:val="0"/>
          <w:lang w:val="es-MX"/>
        </w:rPr>
        <w:t>los</w:t>
      </w:r>
      <w:r w:rsidRPr="00D41945">
        <w:rPr>
          <w:b w:val="0"/>
          <w:spacing w:val="-4"/>
          <w:lang w:val="es-MX"/>
        </w:rPr>
        <w:t xml:space="preserve"> </w:t>
      </w:r>
      <w:r w:rsidRPr="00D41945">
        <w:rPr>
          <w:b w:val="0"/>
          <w:lang w:val="es-MX"/>
        </w:rPr>
        <w:t>elementos</w:t>
      </w:r>
      <w:r w:rsidRPr="00D41945">
        <w:rPr>
          <w:b w:val="0"/>
          <w:spacing w:val="-4"/>
          <w:lang w:val="es-MX"/>
        </w:rPr>
        <w:t xml:space="preserve"> </w:t>
      </w:r>
      <w:r w:rsidRPr="00D41945">
        <w:rPr>
          <w:b w:val="0"/>
          <w:lang w:val="es-MX"/>
        </w:rPr>
        <w:t>necesarios</w:t>
      </w:r>
      <w:r w:rsidRPr="00D41945">
        <w:rPr>
          <w:b w:val="0"/>
          <w:spacing w:val="-4"/>
          <w:lang w:val="es-MX"/>
        </w:rPr>
        <w:t xml:space="preserve"> </w:t>
      </w:r>
      <w:r w:rsidRPr="00D41945">
        <w:rPr>
          <w:b w:val="0"/>
          <w:lang w:val="es-MX"/>
        </w:rPr>
        <w:t>para</w:t>
      </w:r>
      <w:r w:rsidRPr="00D41945">
        <w:rPr>
          <w:b w:val="0"/>
          <w:spacing w:val="-4"/>
          <w:lang w:val="es-MX"/>
        </w:rPr>
        <w:t xml:space="preserve"> </w:t>
      </w:r>
      <w:r w:rsidRPr="00D41945">
        <w:rPr>
          <w:b w:val="0"/>
          <w:lang w:val="es-MX"/>
        </w:rPr>
        <w:t>el</w:t>
      </w:r>
      <w:r w:rsidRPr="00D41945">
        <w:rPr>
          <w:b w:val="0"/>
          <w:spacing w:val="-65"/>
          <w:lang w:val="es-MX"/>
        </w:rPr>
        <w:t xml:space="preserve"> </w:t>
      </w:r>
      <w:r w:rsidRPr="00D41945">
        <w:rPr>
          <w:b w:val="0"/>
          <w:lang w:val="es-MX"/>
        </w:rPr>
        <w:t>adecuado desarrollo del proceso de consulta, en particular la difusión y distribución de la</w:t>
      </w:r>
      <w:r w:rsidRPr="00D41945">
        <w:rPr>
          <w:b w:val="0"/>
          <w:spacing w:val="1"/>
          <w:lang w:val="es-MX"/>
        </w:rPr>
        <w:t xml:space="preserve"> </w:t>
      </w:r>
      <w:r w:rsidRPr="00D41945">
        <w:rPr>
          <w:b w:val="0"/>
          <w:lang w:val="es-MX"/>
        </w:rPr>
        <w:t xml:space="preserve">Convocatoria, la realización de los Foros de Consulta, conforme a las </w:t>
      </w:r>
      <w:r w:rsidRPr="00D41945">
        <w:rPr>
          <w:b w:val="0"/>
          <w:lang w:val="es-MX"/>
        </w:rPr>
        <w:lastRenderedPageBreak/>
        <w:t>necesidades de la</w:t>
      </w:r>
      <w:r w:rsidRPr="00D41945">
        <w:rPr>
          <w:b w:val="0"/>
          <w:spacing w:val="1"/>
          <w:lang w:val="es-MX"/>
        </w:rPr>
        <w:t xml:space="preserve"> </w:t>
      </w:r>
      <w:r w:rsidRPr="00D41945">
        <w:rPr>
          <w:b w:val="0"/>
          <w:lang w:val="es-MX"/>
        </w:rPr>
        <w:t>actividad</w:t>
      </w:r>
      <w:r w:rsidRPr="00D41945">
        <w:rPr>
          <w:b w:val="0"/>
          <w:spacing w:val="-1"/>
          <w:lang w:val="es-MX"/>
        </w:rPr>
        <w:t xml:space="preserve"> </w:t>
      </w:r>
      <w:r w:rsidRPr="00D41945">
        <w:rPr>
          <w:b w:val="0"/>
          <w:lang w:val="es-MX"/>
        </w:rPr>
        <w:t>y la disponibilidad presupuestaria.</w:t>
      </w:r>
    </w:p>
    <w:p w14:paraId="4A31FFF8" w14:textId="77777777" w:rsidR="00EF0426" w:rsidRPr="00D41945" w:rsidRDefault="00EF0426">
      <w:pPr>
        <w:pStyle w:val="Textoindependiente"/>
        <w:spacing w:before="5"/>
        <w:rPr>
          <w:sz w:val="20"/>
          <w:lang w:val="es-MX"/>
        </w:rPr>
      </w:pPr>
    </w:p>
    <w:p w14:paraId="7B35A090" w14:textId="77777777" w:rsidR="00EF0426" w:rsidRPr="00D41945" w:rsidRDefault="008F73EB">
      <w:pPr>
        <w:pStyle w:val="Ttulo1"/>
        <w:numPr>
          <w:ilvl w:val="0"/>
          <w:numId w:val="2"/>
        </w:numPr>
        <w:tabs>
          <w:tab w:val="left" w:pos="833"/>
        </w:tabs>
        <w:spacing w:before="93"/>
        <w:ind w:hanging="361"/>
        <w:rPr>
          <w:lang w:val="es-MX"/>
        </w:rPr>
      </w:pPr>
      <w:r w:rsidRPr="00D41945">
        <w:rPr>
          <w:lang w:val="es-MX"/>
        </w:rPr>
        <w:t>Calendarización</w:t>
      </w:r>
    </w:p>
    <w:p w14:paraId="535D9B7D" w14:textId="77777777" w:rsidR="00EF0426" w:rsidRPr="00D41945" w:rsidRDefault="00EF0426">
      <w:pPr>
        <w:pStyle w:val="Textoindependiente"/>
        <w:spacing w:before="4"/>
        <w:rPr>
          <w:rFonts w:ascii="Arial"/>
          <w:b/>
          <w:lang w:val="es-MX"/>
        </w:rPr>
      </w:pP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9"/>
        <w:gridCol w:w="1248"/>
        <w:gridCol w:w="989"/>
        <w:gridCol w:w="1056"/>
        <w:gridCol w:w="960"/>
        <w:gridCol w:w="850"/>
        <w:gridCol w:w="850"/>
        <w:gridCol w:w="850"/>
        <w:gridCol w:w="893"/>
      </w:tblGrid>
      <w:tr w:rsidR="00EF0426" w:rsidRPr="00D41945" w14:paraId="1E8C7888" w14:textId="77777777">
        <w:trPr>
          <w:trHeight w:val="556"/>
        </w:trPr>
        <w:tc>
          <w:tcPr>
            <w:tcW w:w="2189" w:type="dxa"/>
          </w:tcPr>
          <w:p w14:paraId="4922E8E5" w14:textId="77777777" w:rsidR="00EF0426" w:rsidRPr="00D41945" w:rsidRDefault="00EF0426">
            <w:pPr>
              <w:pStyle w:val="TableParagraph"/>
              <w:rPr>
                <w:rFonts w:ascii="Times New Roman"/>
                <w:lang w:val="es-MX"/>
              </w:rPr>
            </w:pPr>
          </w:p>
        </w:tc>
        <w:tc>
          <w:tcPr>
            <w:tcW w:w="1248" w:type="dxa"/>
          </w:tcPr>
          <w:p w14:paraId="5B4D74E7" w14:textId="77777777" w:rsidR="00EF0426" w:rsidRPr="00D41945" w:rsidRDefault="00EF0426">
            <w:pPr>
              <w:pStyle w:val="TableParagraph"/>
              <w:spacing w:before="10"/>
              <w:rPr>
                <w:rFonts w:ascii="Arial"/>
                <w:b/>
                <w:sz w:val="20"/>
                <w:lang w:val="es-MX"/>
              </w:rPr>
            </w:pPr>
          </w:p>
          <w:p w14:paraId="458AA858" w14:textId="77777777" w:rsidR="00EF0426" w:rsidRPr="00D41945" w:rsidRDefault="008F73EB">
            <w:pPr>
              <w:pStyle w:val="TableParagraph"/>
              <w:ind w:left="121" w:right="115"/>
              <w:jc w:val="center"/>
              <w:rPr>
                <w:rFonts w:ascii="Arial"/>
                <w:b/>
                <w:sz w:val="24"/>
                <w:lang w:val="es-MX"/>
              </w:rPr>
            </w:pPr>
            <w:r w:rsidRPr="00D41945">
              <w:rPr>
                <w:rFonts w:ascii="Arial"/>
                <w:b/>
                <w:sz w:val="24"/>
                <w:lang w:val="es-MX"/>
              </w:rPr>
              <w:t>2022</w:t>
            </w:r>
          </w:p>
        </w:tc>
        <w:tc>
          <w:tcPr>
            <w:tcW w:w="6448" w:type="dxa"/>
            <w:gridSpan w:val="7"/>
          </w:tcPr>
          <w:p w14:paraId="73691D6B" w14:textId="77777777" w:rsidR="00EF0426" w:rsidRPr="00D41945" w:rsidRDefault="00EF0426">
            <w:pPr>
              <w:pStyle w:val="TableParagraph"/>
              <w:spacing w:before="10"/>
              <w:rPr>
                <w:rFonts w:ascii="Arial"/>
                <w:b/>
                <w:sz w:val="20"/>
                <w:lang w:val="es-MX"/>
              </w:rPr>
            </w:pPr>
          </w:p>
          <w:p w14:paraId="229A8FD4" w14:textId="77777777" w:rsidR="00EF0426" w:rsidRPr="00D41945" w:rsidRDefault="008F73EB">
            <w:pPr>
              <w:pStyle w:val="TableParagraph"/>
              <w:ind w:left="2939" w:right="2925"/>
              <w:jc w:val="center"/>
              <w:rPr>
                <w:rFonts w:ascii="Arial"/>
                <w:b/>
                <w:sz w:val="24"/>
                <w:lang w:val="es-MX"/>
              </w:rPr>
            </w:pPr>
            <w:r w:rsidRPr="00D41945">
              <w:rPr>
                <w:rFonts w:ascii="Arial"/>
                <w:b/>
                <w:sz w:val="24"/>
                <w:lang w:val="es-MX"/>
              </w:rPr>
              <w:t>2023</w:t>
            </w:r>
          </w:p>
        </w:tc>
      </w:tr>
      <w:tr w:rsidR="00EF0426" w:rsidRPr="00D41945" w14:paraId="4B8A8663" w14:textId="77777777">
        <w:trPr>
          <w:trHeight w:val="532"/>
        </w:trPr>
        <w:tc>
          <w:tcPr>
            <w:tcW w:w="2189" w:type="dxa"/>
          </w:tcPr>
          <w:p w14:paraId="0DF8BBF2" w14:textId="77777777" w:rsidR="00EF0426" w:rsidRPr="00D41945" w:rsidRDefault="00EF0426">
            <w:pPr>
              <w:pStyle w:val="TableParagraph"/>
              <w:spacing w:before="9"/>
              <w:rPr>
                <w:rFonts w:ascii="Arial"/>
                <w:b/>
                <w:sz w:val="20"/>
                <w:lang w:val="es-MX"/>
              </w:rPr>
            </w:pPr>
          </w:p>
          <w:p w14:paraId="1A4EF1C8" w14:textId="77777777" w:rsidR="00EF0426" w:rsidRPr="00D41945" w:rsidRDefault="008F73EB">
            <w:pPr>
              <w:pStyle w:val="TableParagraph"/>
              <w:spacing w:before="1"/>
              <w:ind w:left="110"/>
              <w:rPr>
                <w:rFonts w:ascii="Arial"/>
                <w:b/>
                <w:lang w:val="es-MX"/>
              </w:rPr>
            </w:pPr>
            <w:r w:rsidRPr="00D41945">
              <w:rPr>
                <w:rFonts w:ascii="Arial"/>
                <w:b/>
                <w:lang w:val="es-MX"/>
              </w:rPr>
              <w:t>Etapas</w:t>
            </w:r>
          </w:p>
        </w:tc>
        <w:tc>
          <w:tcPr>
            <w:tcW w:w="1248" w:type="dxa"/>
          </w:tcPr>
          <w:p w14:paraId="619E4857" w14:textId="77777777" w:rsidR="00EF0426" w:rsidRPr="00D41945" w:rsidRDefault="00EF0426">
            <w:pPr>
              <w:pStyle w:val="TableParagraph"/>
              <w:spacing w:before="9"/>
              <w:rPr>
                <w:rFonts w:ascii="Arial"/>
                <w:b/>
                <w:sz w:val="20"/>
                <w:lang w:val="es-MX"/>
              </w:rPr>
            </w:pPr>
          </w:p>
          <w:p w14:paraId="104A24C6" w14:textId="77777777" w:rsidR="00EF0426" w:rsidRPr="00D41945" w:rsidRDefault="008F73EB">
            <w:pPr>
              <w:pStyle w:val="TableParagraph"/>
              <w:spacing w:before="1"/>
              <w:ind w:left="121" w:right="115"/>
              <w:jc w:val="center"/>
              <w:rPr>
                <w:lang w:val="es-MX"/>
              </w:rPr>
            </w:pPr>
            <w:r w:rsidRPr="00D41945">
              <w:rPr>
                <w:lang w:val="es-MX"/>
              </w:rPr>
              <w:t>Sept</w:t>
            </w:r>
            <w:r w:rsidRPr="00D41945">
              <w:rPr>
                <w:spacing w:val="-2"/>
                <w:lang w:val="es-MX"/>
              </w:rPr>
              <w:t xml:space="preserve"> </w:t>
            </w:r>
            <w:r w:rsidRPr="00D41945">
              <w:rPr>
                <w:lang w:val="es-MX"/>
              </w:rPr>
              <w:t>-</w:t>
            </w:r>
            <w:r w:rsidRPr="00D41945">
              <w:rPr>
                <w:spacing w:val="-2"/>
                <w:lang w:val="es-MX"/>
              </w:rPr>
              <w:t xml:space="preserve"> </w:t>
            </w:r>
            <w:r w:rsidRPr="00D41945">
              <w:rPr>
                <w:lang w:val="es-MX"/>
              </w:rPr>
              <w:t>Dic</w:t>
            </w:r>
          </w:p>
        </w:tc>
        <w:tc>
          <w:tcPr>
            <w:tcW w:w="989" w:type="dxa"/>
          </w:tcPr>
          <w:p w14:paraId="07717A61" w14:textId="77777777" w:rsidR="00EF0426" w:rsidRPr="00D41945" w:rsidRDefault="00EF0426">
            <w:pPr>
              <w:pStyle w:val="TableParagraph"/>
              <w:spacing w:before="9"/>
              <w:rPr>
                <w:rFonts w:ascii="Arial"/>
                <w:b/>
                <w:sz w:val="20"/>
                <w:lang w:val="es-MX"/>
              </w:rPr>
            </w:pPr>
          </w:p>
          <w:p w14:paraId="2770826D" w14:textId="77777777" w:rsidR="00EF0426" w:rsidRPr="00D41945" w:rsidRDefault="008F73EB">
            <w:pPr>
              <w:pStyle w:val="TableParagraph"/>
              <w:spacing w:before="1"/>
              <w:ind w:left="110"/>
              <w:rPr>
                <w:lang w:val="es-MX"/>
              </w:rPr>
            </w:pPr>
            <w:r w:rsidRPr="00D41945">
              <w:rPr>
                <w:lang w:val="es-MX"/>
              </w:rPr>
              <w:t>Enero</w:t>
            </w:r>
          </w:p>
        </w:tc>
        <w:tc>
          <w:tcPr>
            <w:tcW w:w="1056" w:type="dxa"/>
          </w:tcPr>
          <w:p w14:paraId="2248695D" w14:textId="77777777" w:rsidR="00EF0426" w:rsidRPr="00D41945" w:rsidRDefault="00EF0426">
            <w:pPr>
              <w:pStyle w:val="TableParagraph"/>
              <w:spacing w:before="9"/>
              <w:rPr>
                <w:rFonts w:ascii="Arial"/>
                <w:b/>
                <w:sz w:val="20"/>
                <w:lang w:val="es-MX"/>
              </w:rPr>
            </w:pPr>
          </w:p>
          <w:p w14:paraId="4EFEDF7D" w14:textId="77777777" w:rsidR="00EF0426" w:rsidRPr="00D41945" w:rsidRDefault="008F73EB">
            <w:pPr>
              <w:pStyle w:val="TableParagraph"/>
              <w:spacing w:before="1"/>
              <w:ind w:left="109"/>
              <w:rPr>
                <w:lang w:val="es-MX"/>
              </w:rPr>
            </w:pPr>
            <w:r w:rsidRPr="00D41945">
              <w:rPr>
                <w:lang w:val="es-MX"/>
              </w:rPr>
              <w:t>Febrero</w:t>
            </w:r>
          </w:p>
        </w:tc>
        <w:tc>
          <w:tcPr>
            <w:tcW w:w="960" w:type="dxa"/>
          </w:tcPr>
          <w:p w14:paraId="22D09BEC" w14:textId="77777777" w:rsidR="00EF0426" w:rsidRPr="00D41945" w:rsidRDefault="00EF0426">
            <w:pPr>
              <w:pStyle w:val="TableParagraph"/>
              <w:spacing w:before="9"/>
              <w:rPr>
                <w:rFonts w:ascii="Arial"/>
                <w:b/>
                <w:sz w:val="20"/>
                <w:lang w:val="es-MX"/>
              </w:rPr>
            </w:pPr>
          </w:p>
          <w:p w14:paraId="37FA7A96" w14:textId="77777777" w:rsidR="00EF0426" w:rsidRPr="00D41945" w:rsidRDefault="008F73EB">
            <w:pPr>
              <w:pStyle w:val="TableParagraph"/>
              <w:spacing w:before="1"/>
              <w:ind w:left="109"/>
              <w:rPr>
                <w:lang w:val="es-MX"/>
              </w:rPr>
            </w:pPr>
            <w:r w:rsidRPr="00D41945">
              <w:rPr>
                <w:lang w:val="es-MX"/>
              </w:rPr>
              <w:t>Marzo</w:t>
            </w:r>
          </w:p>
        </w:tc>
        <w:tc>
          <w:tcPr>
            <w:tcW w:w="850" w:type="dxa"/>
          </w:tcPr>
          <w:p w14:paraId="1F3D9BC5" w14:textId="77777777" w:rsidR="00EF0426" w:rsidRPr="00D41945" w:rsidRDefault="00EF0426">
            <w:pPr>
              <w:pStyle w:val="TableParagraph"/>
              <w:spacing w:before="9"/>
              <w:rPr>
                <w:rFonts w:ascii="Arial"/>
                <w:b/>
                <w:sz w:val="20"/>
                <w:lang w:val="es-MX"/>
              </w:rPr>
            </w:pPr>
          </w:p>
          <w:p w14:paraId="198D8ECA" w14:textId="77777777" w:rsidR="00EF0426" w:rsidRPr="00D41945" w:rsidRDefault="008F73EB">
            <w:pPr>
              <w:pStyle w:val="TableParagraph"/>
              <w:spacing w:before="1"/>
              <w:ind w:left="105"/>
              <w:rPr>
                <w:lang w:val="es-MX"/>
              </w:rPr>
            </w:pPr>
            <w:r w:rsidRPr="00D41945">
              <w:rPr>
                <w:lang w:val="es-MX"/>
              </w:rPr>
              <w:t>Abril</w:t>
            </w:r>
          </w:p>
        </w:tc>
        <w:tc>
          <w:tcPr>
            <w:tcW w:w="850" w:type="dxa"/>
          </w:tcPr>
          <w:p w14:paraId="66AB9407" w14:textId="77777777" w:rsidR="00EF0426" w:rsidRPr="00D41945" w:rsidRDefault="00EF0426">
            <w:pPr>
              <w:pStyle w:val="TableParagraph"/>
              <w:spacing w:before="9"/>
              <w:rPr>
                <w:rFonts w:ascii="Arial"/>
                <w:b/>
                <w:sz w:val="20"/>
                <w:lang w:val="es-MX"/>
              </w:rPr>
            </w:pPr>
          </w:p>
          <w:p w14:paraId="5F5AB6AB" w14:textId="77777777" w:rsidR="00EF0426" w:rsidRPr="00D41945" w:rsidRDefault="008F73EB">
            <w:pPr>
              <w:pStyle w:val="TableParagraph"/>
              <w:spacing w:before="1"/>
              <w:ind w:left="109"/>
              <w:rPr>
                <w:lang w:val="es-MX"/>
              </w:rPr>
            </w:pPr>
            <w:r w:rsidRPr="00D41945">
              <w:rPr>
                <w:lang w:val="es-MX"/>
              </w:rPr>
              <w:t>Mayo</w:t>
            </w:r>
          </w:p>
        </w:tc>
        <w:tc>
          <w:tcPr>
            <w:tcW w:w="850" w:type="dxa"/>
          </w:tcPr>
          <w:p w14:paraId="361EAE11" w14:textId="77777777" w:rsidR="00EF0426" w:rsidRPr="00D41945" w:rsidRDefault="00EF0426">
            <w:pPr>
              <w:pStyle w:val="TableParagraph"/>
              <w:spacing w:before="9"/>
              <w:rPr>
                <w:rFonts w:ascii="Arial"/>
                <w:b/>
                <w:sz w:val="20"/>
                <w:lang w:val="es-MX"/>
              </w:rPr>
            </w:pPr>
          </w:p>
          <w:p w14:paraId="520883E3" w14:textId="77777777" w:rsidR="00EF0426" w:rsidRPr="00D41945" w:rsidRDefault="008F73EB">
            <w:pPr>
              <w:pStyle w:val="TableParagraph"/>
              <w:spacing w:before="1"/>
              <w:ind w:left="108"/>
              <w:rPr>
                <w:lang w:val="es-MX"/>
              </w:rPr>
            </w:pPr>
            <w:r w:rsidRPr="00D41945">
              <w:rPr>
                <w:lang w:val="es-MX"/>
              </w:rPr>
              <w:t>Junio</w:t>
            </w:r>
          </w:p>
        </w:tc>
        <w:tc>
          <w:tcPr>
            <w:tcW w:w="893" w:type="dxa"/>
          </w:tcPr>
          <w:p w14:paraId="2BB880C5" w14:textId="77777777" w:rsidR="00EF0426" w:rsidRPr="00D41945" w:rsidRDefault="00EF0426">
            <w:pPr>
              <w:pStyle w:val="TableParagraph"/>
              <w:spacing w:before="9"/>
              <w:rPr>
                <w:rFonts w:ascii="Arial"/>
                <w:b/>
                <w:sz w:val="20"/>
                <w:lang w:val="es-MX"/>
              </w:rPr>
            </w:pPr>
          </w:p>
          <w:p w14:paraId="6030CF38" w14:textId="77777777" w:rsidR="00EF0426" w:rsidRPr="00D41945" w:rsidRDefault="008F73EB">
            <w:pPr>
              <w:pStyle w:val="TableParagraph"/>
              <w:spacing w:before="1"/>
              <w:ind w:left="108"/>
              <w:rPr>
                <w:lang w:val="es-MX"/>
              </w:rPr>
            </w:pPr>
            <w:r w:rsidRPr="00D41945">
              <w:rPr>
                <w:lang w:val="es-MX"/>
              </w:rPr>
              <w:t>Julio</w:t>
            </w:r>
          </w:p>
        </w:tc>
      </w:tr>
      <w:tr w:rsidR="00EF0426" w:rsidRPr="00D41945" w14:paraId="67D4A3D6" w14:textId="77777777">
        <w:trPr>
          <w:trHeight w:val="532"/>
        </w:trPr>
        <w:tc>
          <w:tcPr>
            <w:tcW w:w="2189" w:type="dxa"/>
          </w:tcPr>
          <w:p w14:paraId="1C526526" w14:textId="77777777" w:rsidR="00EF0426" w:rsidRPr="00D41945" w:rsidRDefault="00EF0426">
            <w:pPr>
              <w:pStyle w:val="TableParagraph"/>
              <w:spacing w:before="9"/>
              <w:rPr>
                <w:rFonts w:ascii="Arial"/>
                <w:b/>
                <w:sz w:val="20"/>
                <w:lang w:val="es-MX"/>
              </w:rPr>
            </w:pPr>
          </w:p>
          <w:p w14:paraId="1FFF2CD6" w14:textId="77777777" w:rsidR="00EF0426" w:rsidRPr="00D41945" w:rsidRDefault="008F73EB">
            <w:pPr>
              <w:pStyle w:val="TableParagraph"/>
              <w:spacing w:before="1"/>
              <w:ind w:left="110"/>
              <w:rPr>
                <w:lang w:val="es-MX"/>
              </w:rPr>
            </w:pPr>
            <w:r w:rsidRPr="00D41945">
              <w:rPr>
                <w:lang w:val="es-MX"/>
              </w:rPr>
              <w:t>1.</w:t>
            </w:r>
            <w:r w:rsidRPr="00D41945">
              <w:rPr>
                <w:spacing w:val="-5"/>
                <w:lang w:val="es-MX"/>
              </w:rPr>
              <w:t xml:space="preserve"> </w:t>
            </w:r>
            <w:r w:rsidRPr="00D41945">
              <w:rPr>
                <w:lang w:val="es-MX"/>
              </w:rPr>
              <w:t>Preparatoria</w:t>
            </w:r>
          </w:p>
        </w:tc>
        <w:tc>
          <w:tcPr>
            <w:tcW w:w="1248" w:type="dxa"/>
            <w:shd w:val="clear" w:color="auto" w:fill="BFBFBF"/>
          </w:tcPr>
          <w:p w14:paraId="1B67D2E7" w14:textId="77777777" w:rsidR="00EF0426" w:rsidRPr="00D41945" w:rsidRDefault="00EF0426">
            <w:pPr>
              <w:pStyle w:val="TableParagraph"/>
              <w:rPr>
                <w:rFonts w:ascii="Times New Roman"/>
                <w:lang w:val="es-MX"/>
              </w:rPr>
            </w:pPr>
          </w:p>
        </w:tc>
        <w:tc>
          <w:tcPr>
            <w:tcW w:w="989" w:type="dxa"/>
          </w:tcPr>
          <w:p w14:paraId="7912B47E" w14:textId="77777777" w:rsidR="00EF0426" w:rsidRPr="00D41945" w:rsidRDefault="00EF0426">
            <w:pPr>
              <w:pStyle w:val="TableParagraph"/>
              <w:rPr>
                <w:rFonts w:ascii="Times New Roman"/>
                <w:lang w:val="es-MX"/>
              </w:rPr>
            </w:pPr>
          </w:p>
        </w:tc>
        <w:tc>
          <w:tcPr>
            <w:tcW w:w="1056" w:type="dxa"/>
          </w:tcPr>
          <w:p w14:paraId="5DA3380A" w14:textId="77777777" w:rsidR="00EF0426" w:rsidRPr="00D41945" w:rsidRDefault="00EF0426">
            <w:pPr>
              <w:pStyle w:val="TableParagraph"/>
              <w:rPr>
                <w:rFonts w:ascii="Times New Roman"/>
                <w:lang w:val="es-MX"/>
              </w:rPr>
            </w:pPr>
          </w:p>
        </w:tc>
        <w:tc>
          <w:tcPr>
            <w:tcW w:w="960" w:type="dxa"/>
          </w:tcPr>
          <w:p w14:paraId="59A9B19F" w14:textId="77777777" w:rsidR="00EF0426" w:rsidRPr="00D41945" w:rsidRDefault="00EF0426">
            <w:pPr>
              <w:pStyle w:val="TableParagraph"/>
              <w:rPr>
                <w:rFonts w:ascii="Times New Roman"/>
                <w:lang w:val="es-MX"/>
              </w:rPr>
            </w:pPr>
          </w:p>
        </w:tc>
        <w:tc>
          <w:tcPr>
            <w:tcW w:w="850" w:type="dxa"/>
          </w:tcPr>
          <w:p w14:paraId="5E10005E" w14:textId="77777777" w:rsidR="00EF0426" w:rsidRPr="00D41945" w:rsidRDefault="00EF0426">
            <w:pPr>
              <w:pStyle w:val="TableParagraph"/>
              <w:rPr>
                <w:rFonts w:ascii="Times New Roman"/>
                <w:lang w:val="es-MX"/>
              </w:rPr>
            </w:pPr>
          </w:p>
        </w:tc>
        <w:tc>
          <w:tcPr>
            <w:tcW w:w="850" w:type="dxa"/>
          </w:tcPr>
          <w:p w14:paraId="26EB0DA9" w14:textId="77777777" w:rsidR="00EF0426" w:rsidRPr="00D41945" w:rsidRDefault="00EF0426">
            <w:pPr>
              <w:pStyle w:val="TableParagraph"/>
              <w:rPr>
                <w:rFonts w:ascii="Times New Roman"/>
                <w:lang w:val="es-MX"/>
              </w:rPr>
            </w:pPr>
          </w:p>
        </w:tc>
        <w:tc>
          <w:tcPr>
            <w:tcW w:w="850" w:type="dxa"/>
          </w:tcPr>
          <w:p w14:paraId="2277DB5F" w14:textId="77777777" w:rsidR="00EF0426" w:rsidRPr="00D41945" w:rsidRDefault="00EF0426">
            <w:pPr>
              <w:pStyle w:val="TableParagraph"/>
              <w:rPr>
                <w:rFonts w:ascii="Times New Roman"/>
                <w:lang w:val="es-MX"/>
              </w:rPr>
            </w:pPr>
          </w:p>
        </w:tc>
        <w:tc>
          <w:tcPr>
            <w:tcW w:w="893" w:type="dxa"/>
          </w:tcPr>
          <w:p w14:paraId="6B279038" w14:textId="77777777" w:rsidR="00EF0426" w:rsidRPr="00D41945" w:rsidRDefault="00EF0426">
            <w:pPr>
              <w:pStyle w:val="TableParagraph"/>
              <w:rPr>
                <w:rFonts w:ascii="Times New Roman"/>
                <w:lang w:val="es-MX"/>
              </w:rPr>
            </w:pPr>
          </w:p>
        </w:tc>
      </w:tr>
      <w:tr w:rsidR="00EF0426" w:rsidRPr="00D41945" w14:paraId="6BACF9D5" w14:textId="77777777">
        <w:trPr>
          <w:trHeight w:val="527"/>
        </w:trPr>
        <w:tc>
          <w:tcPr>
            <w:tcW w:w="2189" w:type="dxa"/>
          </w:tcPr>
          <w:p w14:paraId="639E2D5E" w14:textId="77777777" w:rsidR="00EF0426" w:rsidRPr="00D41945" w:rsidRDefault="00EF0426">
            <w:pPr>
              <w:pStyle w:val="TableParagraph"/>
              <w:spacing w:before="9"/>
              <w:rPr>
                <w:rFonts w:ascii="Arial"/>
                <w:b/>
                <w:sz w:val="20"/>
                <w:lang w:val="es-MX"/>
              </w:rPr>
            </w:pPr>
          </w:p>
          <w:p w14:paraId="463F6D2E" w14:textId="77777777" w:rsidR="00EF0426" w:rsidRPr="00D41945" w:rsidRDefault="008F73EB">
            <w:pPr>
              <w:pStyle w:val="TableParagraph"/>
              <w:spacing w:before="1"/>
              <w:ind w:left="110"/>
              <w:rPr>
                <w:lang w:val="es-MX"/>
              </w:rPr>
            </w:pPr>
            <w:r w:rsidRPr="00D41945">
              <w:rPr>
                <w:lang w:val="es-MX"/>
              </w:rPr>
              <w:t>2.</w:t>
            </w:r>
            <w:r w:rsidRPr="00D41945">
              <w:rPr>
                <w:spacing w:val="-4"/>
                <w:lang w:val="es-MX"/>
              </w:rPr>
              <w:t xml:space="preserve"> </w:t>
            </w:r>
            <w:r w:rsidRPr="00D41945">
              <w:rPr>
                <w:lang w:val="es-MX"/>
              </w:rPr>
              <w:t>Acuerdos</w:t>
            </w:r>
            <w:r w:rsidRPr="00D41945">
              <w:rPr>
                <w:spacing w:val="-3"/>
                <w:lang w:val="es-MX"/>
              </w:rPr>
              <w:t xml:space="preserve"> </w:t>
            </w:r>
            <w:r w:rsidRPr="00D41945">
              <w:rPr>
                <w:lang w:val="es-MX"/>
              </w:rPr>
              <w:t>Previos</w:t>
            </w:r>
          </w:p>
        </w:tc>
        <w:tc>
          <w:tcPr>
            <w:tcW w:w="1248" w:type="dxa"/>
          </w:tcPr>
          <w:p w14:paraId="0A4C451F" w14:textId="77777777" w:rsidR="00EF0426" w:rsidRPr="00D41945" w:rsidRDefault="00EF0426">
            <w:pPr>
              <w:pStyle w:val="TableParagraph"/>
              <w:rPr>
                <w:rFonts w:ascii="Times New Roman"/>
                <w:lang w:val="es-MX"/>
              </w:rPr>
            </w:pPr>
          </w:p>
        </w:tc>
        <w:tc>
          <w:tcPr>
            <w:tcW w:w="989" w:type="dxa"/>
            <w:shd w:val="clear" w:color="auto" w:fill="BFBFBF"/>
          </w:tcPr>
          <w:p w14:paraId="2B046DB6" w14:textId="77777777" w:rsidR="00EF0426" w:rsidRPr="00D41945" w:rsidRDefault="00EF0426">
            <w:pPr>
              <w:pStyle w:val="TableParagraph"/>
              <w:rPr>
                <w:rFonts w:ascii="Times New Roman"/>
                <w:lang w:val="es-MX"/>
              </w:rPr>
            </w:pPr>
          </w:p>
        </w:tc>
        <w:tc>
          <w:tcPr>
            <w:tcW w:w="1056" w:type="dxa"/>
            <w:shd w:val="clear" w:color="auto" w:fill="BFBFBF"/>
          </w:tcPr>
          <w:p w14:paraId="63F1A27A" w14:textId="77777777" w:rsidR="00EF0426" w:rsidRPr="00D41945" w:rsidRDefault="00EF0426">
            <w:pPr>
              <w:pStyle w:val="TableParagraph"/>
              <w:rPr>
                <w:rFonts w:ascii="Times New Roman"/>
                <w:lang w:val="es-MX"/>
              </w:rPr>
            </w:pPr>
          </w:p>
        </w:tc>
        <w:tc>
          <w:tcPr>
            <w:tcW w:w="960" w:type="dxa"/>
          </w:tcPr>
          <w:p w14:paraId="47F30779" w14:textId="77777777" w:rsidR="00EF0426" w:rsidRPr="00D41945" w:rsidRDefault="00EF0426">
            <w:pPr>
              <w:pStyle w:val="TableParagraph"/>
              <w:rPr>
                <w:rFonts w:ascii="Times New Roman"/>
                <w:lang w:val="es-MX"/>
              </w:rPr>
            </w:pPr>
          </w:p>
        </w:tc>
        <w:tc>
          <w:tcPr>
            <w:tcW w:w="850" w:type="dxa"/>
          </w:tcPr>
          <w:p w14:paraId="51728F0A" w14:textId="77777777" w:rsidR="00EF0426" w:rsidRPr="00D41945" w:rsidRDefault="00EF0426">
            <w:pPr>
              <w:pStyle w:val="TableParagraph"/>
              <w:rPr>
                <w:rFonts w:ascii="Times New Roman"/>
                <w:lang w:val="es-MX"/>
              </w:rPr>
            </w:pPr>
          </w:p>
        </w:tc>
        <w:tc>
          <w:tcPr>
            <w:tcW w:w="850" w:type="dxa"/>
          </w:tcPr>
          <w:p w14:paraId="32E6438E" w14:textId="77777777" w:rsidR="00EF0426" w:rsidRPr="00D41945" w:rsidRDefault="00EF0426">
            <w:pPr>
              <w:pStyle w:val="TableParagraph"/>
              <w:rPr>
                <w:rFonts w:ascii="Times New Roman"/>
                <w:lang w:val="es-MX"/>
              </w:rPr>
            </w:pPr>
          </w:p>
        </w:tc>
        <w:tc>
          <w:tcPr>
            <w:tcW w:w="850" w:type="dxa"/>
          </w:tcPr>
          <w:p w14:paraId="46BA7F05" w14:textId="77777777" w:rsidR="00EF0426" w:rsidRPr="00D41945" w:rsidRDefault="00EF0426">
            <w:pPr>
              <w:pStyle w:val="TableParagraph"/>
              <w:rPr>
                <w:rFonts w:ascii="Times New Roman"/>
                <w:lang w:val="es-MX"/>
              </w:rPr>
            </w:pPr>
          </w:p>
        </w:tc>
        <w:tc>
          <w:tcPr>
            <w:tcW w:w="893" w:type="dxa"/>
          </w:tcPr>
          <w:p w14:paraId="7BA7B3E3" w14:textId="77777777" w:rsidR="00EF0426" w:rsidRPr="00D41945" w:rsidRDefault="00EF0426">
            <w:pPr>
              <w:pStyle w:val="TableParagraph"/>
              <w:rPr>
                <w:rFonts w:ascii="Times New Roman"/>
                <w:lang w:val="es-MX"/>
              </w:rPr>
            </w:pPr>
          </w:p>
        </w:tc>
      </w:tr>
      <w:tr w:rsidR="00EF0426" w:rsidRPr="00D41945" w14:paraId="4A989009" w14:textId="77777777">
        <w:trPr>
          <w:trHeight w:val="532"/>
        </w:trPr>
        <w:tc>
          <w:tcPr>
            <w:tcW w:w="2189" w:type="dxa"/>
          </w:tcPr>
          <w:p w14:paraId="65F94FA5" w14:textId="77777777" w:rsidR="00EF0426" w:rsidRPr="00D41945" w:rsidRDefault="00EF0426">
            <w:pPr>
              <w:pStyle w:val="TableParagraph"/>
              <w:spacing w:before="9"/>
              <w:rPr>
                <w:rFonts w:ascii="Arial"/>
                <w:b/>
                <w:sz w:val="20"/>
                <w:lang w:val="es-MX"/>
              </w:rPr>
            </w:pPr>
          </w:p>
          <w:p w14:paraId="2871631B" w14:textId="77777777" w:rsidR="00EF0426" w:rsidRPr="00D41945" w:rsidRDefault="008F73EB">
            <w:pPr>
              <w:pStyle w:val="TableParagraph"/>
              <w:spacing w:before="1"/>
              <w:ind w:left="110"/>
              <w:rPr>
                <w:lang w:val="es-MX"/>
              </w:rPr>
            </w:pPr>
            <w:r w:rsidRPr="00D41945">
              <w:rPr>
                <w:lang w:val="es-MX"/>
              </w:rPr>
              <w:t>3.</w:t>
            </w:r>
            <w:r w:rsidRPr="00D41945">
              <w:rPr>
                <w:spacing w:val="-4"/>
                <w:lang w:val="es-MX"/>
              </w:rPr>
              <w:t xml:space="preserve"> </w:t>
            </w:r>
            <w:r w:rsidRPr="00D41945">
              <w:rPr>
                <w:lang w:val="es-MX"/>
              </w:rPr>
              <w:t>Informativa</w:t>
            </w:r>
          </w:p>
        </w:tc>
        <w:tc>
          <w:tcPr>
            <w:tcW w:w="1248" w:type="dxa"/>
          </w:tcPr>
          <w:p w14:paraId="20F3C772" w14:textId="77777777" w:rsidR="00EF0426" w:rsidRPr="00D41945" w:rsidRDefault="00EF0426">
            <w:pPr>
              <w:pStyle w:val="TableParagraph"/>
              <w:rPr>
                <w:rFonts w:ascii="Times New Roman"/>
                <w:lang w:val="es-MX"/>
              </w:rPr>
            </w:pPr>
          </w:p>
        </w:tc>
        <w:tc>
          <w:tcPr>
            <w:tcW w:w="989" w:type="dxa"/>
          </w:tcPr>
          <w:p w14:paraId="43372293" w14:textId="77777777" w:rsidR="00EF0426" w:rsidRPr="00D41945" w:rsidRDefault="00EF0426">
            <w:pPr>
              <w:pStyle w:val="TableParagraph"/>
              <w:rPr>
                <w:rFonts w:ascii="Times New Roman"/>
                <w:lang w:val="es-MX"/>
              </w:rPr>
            </w:pPr>
          </w:p>
        </w:tc>
        <w:tc>
          <w:tcPr>
            <w:tcW w:w="1056" w:type="dxa"/>
          </w:tcPr>
          <w:p w14:paraId="35364A27" w14:textId="77777777" w:rsidR="00EF0426" w:rsidRPr="00D41945" w:rsidRDefault="00EF0426">
            <w:pPr>
              <w:pStyle w:val="TableParagraph"/>
              <w:rPr>
                <w:rFonts w:ascii="Times New Roman"/>
                <w:lang w:val="es-MX"/>
              </w:rPr>
            </w:pPr>
          </w:p>
        </w:tc>
        <w:tc>
          <w:tcPr>
            <w:tcW w:w="960" w:type="dxa"/>
            <w:shd w:val="clear" w:color="auto" w:fill="BFBFBF"/>
          </w:tcPr>
          <w:p w14:paraId="7EC79175" w14:textId="77777777" w:rsidR="00EF0426" w:rsidRPr="00D41945" w:rsidRDefault="00EF0426">
            <w:pPr>
              <w:pStyle w:val="TableParagraph"/>
              <w:rPr>
                <w:rFonts w:ascii="Times New Roman"/>
                <w:lang w:val="es-MX"/>
              </w:rPr>
            </w:pPr>
          </w:p>
        </w:tc>
        <w:tc>
          <w:tcPr>
            <w:tcW w:w="850" w:type="dxa"/>
          </w:tcPr>
          <w:p w14:paraId="492426CC" w14:textId="77777777" w:rsidR="00EF0426" w:rsidRPr="00D41945" w:rsidRDefault="00EF0426">
            <w:pPr>
              <w:pStyle w:val="TableParagraph"/>
              <w:rPr>
                <w:rFonts w:ascii="Times New Roman"/>
                <w:lang w:val="es-MX"/>
              </w:rPr>
            </w:pPr>
          </w:p>
        </w:tc>
        <w:tc>
          <w:tcPr>
            <w:tcW w:w="850" w:type="dxa"/>
          </w:tcPr>
          <w:p w14:paraId="0AF12C2A" w14:textId="77777777" w:rsidR="00EF0426" w:rsidRPr="00D41945" w:rsidRDefault="00EF0426">
            <w:pPr>
              <w:pStyle w:val="TableParagraph"/>
              <w:rPr>
                <w:rFonts w:ascii="Times New Roman"/>
                <w:lang w:val="es-MX"/>
              </w:rPr>
            </w:pPr>
          </w:p>
        </w:tc>
        <w:tc>
          <w:tcPr>
            <w:tcW w:w="850" w:type="dxa"/>
          </w:tcPr>
          <w:p w14:paraId="613808BE" w14:textId="77777777" w:rsidR="00EF0426" w:rsidRPr="00D41945" w:rsidRDefault="00EF0426">
            <w:pPr>
              <w:pStyle w:val="TableParagraph"/>
              <w:rPr>
                <w:rFonts w:ascii="Times New Roman"/>
                <w:lang w:val="es-MX"/>
              </w:rPr>
            </w:pPr>
          </w:p>
        </w:tc>
        <w:tc>
          <w:tcPr>
            <w:tcW w:w="893" w:type="dxa"/>
          </w:tcPr>
          <w:p w14:paraId="3DB457C9" w14:textId="77777777" w:rsidR="00EF0426" w:rsidRPr="00D41945" w:rsidRDefault="00EF0426">
            <w:pPr>
              <w:pStyle w:val="TableParagraph"/>
              <w:rPr>
                <w:rFonts w:ascii="Times New Roman"/>
                <w:lang w:val="es-MX"/>
              </w:rPr>
            </w:pPr>
          </w:p>
        </w:tc>
      </w:tr>
      <w:tr w:rsidR="00EF0426" w:rsidRPr="00D41945" w14:paraId="0817D2F8" w14:textId="77777777">
        <w:trPr>
          <w:trHeight w:val="532"/>
        </w:trPr>
        <w:tc>
          <w:tcPr>
            <w:tcW w:w="2189" w:type="dxa"/>
          </w:tcPr>
          <w:p w14:paraId="59DA9730" w14:textId="77777777" w:rsidR="00EF0426" w:rsidRPr="00D41945" w:rsidRDefault="00EF0426">
            <w:pPr>
              <w:pStyle w:val="TableParagraph"/>
              <w:spacing w:before="9"/>
              <w:rPr>
                <w:rFonts w:ascii="Arial"/>
                <w:b/>
                <w:sz w:val="20"/>
                <w:lang w:val="es-MX"/>
              </w:rPr>
            </w:pPr>
          </w:p>
          <w:p w14:paraId="31E6F830" w14:textId="77777777" w:rsidR="00EF0426" w:rsidRPr="00D41945" w:rsidRDefault="008F73EB">
            <w:pPr>
              <w:pStyle w:val="TableParagraph"/>
              <w:spacing w:before="1"/>
              <w:ind w:left="110"/>
              <w:rPr>
                <w:lang w:val="es-MX"/>
              </w:rPr>
            </w:pPr>
            <w:r w:rsidRPr="00D41945">
              <w:rPr>
                <w:lang w:val="es-MX"/>
              </w:rPr>
              <w:t>4.</w:t>
            </w:r>
            <w:r w:rsidRPr="00D41945">
              <w:rPr>
                <w:spacing w:val="-5"/>
                <w:lang w:val="es-MX"/>
              </w:rPr>
              <w:t xml:space="preserve"> </w:t>
            </w:r>
            <w:r w:rsidRPr="00D41945">
              <w:rPr>
                <w:lang w:val="es-MX"/>
              </w:rPr>
              <w:t>Deliberativa</w:t>
            </w:r>
          </w:p>
        </w:tc>
        <w:tc>
          <w:tcPr>
            <w:tcW w:w="1248" w:type="dxa"/>
          </w:tcPr>
          <w:p w14:paraId="04CC048F" w14:textId="77777777" w:rsidR="00EF0426" w:rsidRPr="00D41945" w:rsidRDefault="00EF0426">
            <w:pPr>
              <w:pStyle w:val="TableParagraph"/>
              <w:rPr>
                <w:rFonts w:ascii="Times New Roman"/>
                <w:lang w:val="es-MX"/>
              </w:rPr>
            </w:pPr>
          </w:p>
        </w:tc>
        <w:tc>
          <w:tcPr>
            <w:tcW w:w="989" w:type="dxa"/>
          </w:tcPr>
          <w:p w14:paraId="21D7A17E" w14:textId="77777777" w:rsidR="00EF0426" w:rsidRPr="00D41945" w:rsidRDefault="00EF0426">
            <w:pPr>
              <w:pStyle w:val="TableParagraph"/>
              <w:rPr>
                <w:rFonts w:ascii="Times New Roman"/>
                <w:lang w:val="es-MX"/>
              </w:rPr>
            </w:pPr>
          </w:p>
        </w:tc>
        <w:tc>
          <w:tcPr>
            <w:tcW w:w="1056" w:type="dxa"/>
          </w:tcPr>
          <w:p w14:paraId="685B1372" w14:textId="77777777" w:rsidR="00EF0426" w:rsidRPr="00D41945" w:rsidRDefault="00EF0426">
            <w:pPr>
              <w:pStyle w:val="TableParagraph"/>
              <w:rPr>
                <w:rFonts w:ascii="Times New Roman"/>
                <w:lang w:val="es-MX"/>
              </w:rPr>
            </w:pPr>
          </w:p>
        </w:tc>
        <w:tc>
          <w:tcPr>
            <w:tcW w:w="960" w:type="dxa"/>
          </w:tcPr>
          <w:p w14:paraId="0905F0DB" w14:textId="77777777" w:rsidR="00EF0426" w:rsidRPr="00D41945" w:rsidRDefault="00EF0426">
            <w:pPr>
              <w:pStyle w:val="TableParagraph"/>
              <w:rPr>
                <w:rFonts w:ascii="Times New Roman"/>
                <w:lang w:val="es-MX"/>
              </w:rPr>
            </w:pPr>
          </w:p>
        </w:tc>
        <w:tc>
          <w:tcPr>
            <w:tcW w:w="850" w:type="dxa"/>
            <w:shd w:val="clear" w:color="auto" w:fill="BFBFBF"/>
          </w:tcPr>
          <w:p w14:paraId="43F5BF60" w14:textId="77777777" w:rsidR="00EF0426" w:rsidRPr="00D41945" w:rsidRDefault="00EF0426">
            <w:pPr>
              <w:pStyle w:val="TableParagraph"/>
              <w:rPr>
                <w:rFonts w:ascii="Times New Roman"/>
                <w:lang w:val="es-MX"/>
              </w:rPr>
            </w:pPr>
          </w:p>
        </w:tc>
        <w:tc>
          <w:tcPr>
            <w:tcW w:w="850" w:type="dxa"/>
          </w:tcPr>
          <w:p w14:paraId="45BB9A18" w14:textId="77777777" w:rsidR="00EF0426" w:rsidRPr="00D41945" w:rsidRDefault="00EF0426">
            <w:pPr>
              <w:pStyle w:val="TableParagraph"/>
              <w:rPr>
                <w:rFonts w:ascii="Times New Roman"/>
                <w:lang w:val="es-MX"/>
              </w:rPr>
            </w:pPr>
          </w:p>
        </w:tc>
        <w:tc>
          <w:tcPr>
            <w:tcW w:w="850" w:type="dxa"/>
          </w:tcPr>
          <w:p w14:paraId="49136ADA" w14:textId="77777777" w:rsidR="00EF0426" w:rsidRPr="00D41945" w:rsidRDefault="00EF0426">
            <w:pPr>
              <w:pStyle w:val="TableParagraph"/>
              <w:rPr>
                <w:rFonts w:ascii="Times New Roman"/>
                <w:lang w:val="es-MX"/>
              </w:rPr>
            </w:pPr>
          </w:p>
        </w:tc>
        <w:tc>
          <w:tcPr>
            <w:tcW w:w="893" w:type="dxa"/>
          </w:tcPr>
          <w:p w14:paraId="08F708C3" w14:textId="77777777" w:rsidR="00EF0426" w:rsidRPr="00D41945" w:rsidRDefault="00EF0426">
            <w:pPr>
              <w:pStyle w:val="TableParagraph"/>
              <w:rPr>
                <w:rFonts w:ascii="Times New Roman"/>
                <w:lang w:val="es-MX"/>
              </w:rPr>
            </w:pPr>
          </w:p>
        </w:tc>
      </w:tr>
      <w:tr w:rsidR="00EF0426" w:rsidRPr="00D41945" w14:paraId="51273E59" w14:textId="77777777">
        <w:trPr>
          <w:trHeight w:val="527"/>
        </w:trPr>
        <w:tc>
          <w:tcPr>
            <w:tcW w:w="2189" w:type="dxa"/>
          </w:tcPr>
          <w:p w14:paraId="15053B6E" w14:textId="77777777" w:rsidR="00EF0426" w:rsidRPr="00D41945" w:rsidRDefault="00EF0426">
            <w:pPr>
              <w:pStyle w:val="TableParagraph"/>
              <w:spacing w:before="9"/>
              <w:rPr>
                <w:rFonts w:ascii="Arial"/>
                <w:b/>
                <w:sz w:val="20"/>
                <w:lang w:val="es-MX"/>
              </w:rPr>
            </w:pPr>
          </w:p>
          <w:p w14:paraId="04C59B72" w14:textId="77777777" w:rsidR="00EF0426" w:rsidRPr="00D41945" w:rsidRDefault="008F73EB">
            <w:pPr>
              <w:pStyle w:val="TableParagraph"/>
              <w:spacing w:before="1"/>
              <w:ind w:left="110"/>
              <w:rPr>
                <w:lang w:val="es-MX"/>
              </w:rPr>
            </w:pPr>
            <w:r w:rsidRPr="00D41945">
              <w:rPr>
                <w:lang w:val="es-MX"/>
              </w:rPr>
              <w:t>5.</w:t>
            </w:r>
            <w:r w:rsidRPr="00D41945">
              <w:rPr>
                <w:spacing w:val="-4"/>
                <w:lang w:val="es-MX"/>
              </w:rPr>
              <w:t xml:space="preserve"> </w:t>
            </w:r>
            <w:r w:rsidRPr="00D41945">
              <w:rPr>
                <w:lang w:val="es-MX"/>
              </w:rPr>
              <w:t>Consultiva</w:t>
            </w:r>
          </w:p>
        </w:tc>
        <w:tc>
          <w:tcPr>
            <w:tcW w:w="1248" w:type="dxa"/>
          </w:tcPr>
          <w:p w14:paraId="2BE90589" w14:textId="77777777" w:rsidR="00EF0426" w:rsidRPr="00D41945" w:rsidRDefault="00EF0426">
            <w:pPr>
              <w:pStyle w:val="TableParagraph"/>
              <w:rPr>
                <w:rFonts w:ascii="Times New Roman"/>
                <w:lang w:val="es-MX"/>
              </w:rPr>
            </w:pPr>
          </w:p>
        </w:tc>
        <w:tc>
          <w:tcPr>
            <w:tcW w:w="989" w:type="dxa"/>
          </w:tcPr>
          <w:p w14:paraId="25861730" w14:textId="77777777" w:rsidR="00EF0426" w:rsidRPr="00D41945" w:rsidRDefault="00EF0426">
            <w:pPr>
              <w:pStyle w:val="TableParagraph"/>
              <w:rPr>
                <w:rFonts w:ascii="Times New Roman"/>
                <w:lang w:val="es-MX"/>
              </w:rPr>
            </w:pPr>
          </w:p>
        </w:tc>
        <w:tc>
          <w:tcPr>
            <w:tcW w:w="1056" w:type="dxa"/>
          </w:tcPr>
          <w:p w14:paraId="24344BAE" w14:textId="77777777" w:rsidR="00EF0426" w:rsidRPr="00D41945" w:rsidRDefault="00EF0426">
            <w:pPr>
              <w:pStyle w:val="TableParagraph"/>
              <w:rPr>
                <w:rFonts w:ascii="Times New Roman"/>
                <w:lang w:val="es-MX"/>
              </w:rPr>
            </w:pPr>
          </w:p>
        </w:tc>
        <w:tc>
          <w:tcPr>
            <w:tcW w:w="960" w:type="dxa"/>
          </w:tcPr>
          <w:p w14:paraId="05481161" w14:textId="77777777" w:rsidR="00EF0426" w:rsidRPr="00D41945" w:rsidRDefault="00EF0426">
            <w:pPr>
              <w:pStyle w:val="TableParagraph"/>
              <w:rPr>
                <w:rFonts w:ascii="Times New Roman"/>
                <w:lang w:val="es-MX"/>
              </w:rPr>
            </w:pPr>
          </w:p>
        </w:tc>
        <w:tc>
          <w:tcPr>
            <w:tcW w:w="850" w:type="dxa"/>
          </w:tcPr>
          <w:p w14:paraId="38CF6E6F" w14:textId="77777777" w:rsidR="00EF0426" w:rsidRPr="00D41945" w:rsidRDefault="00EF0426">
            <w:pPr>
              <w:pStyle w:val="TableParagraph"/>
              <w:rPr>
                <w:rFonts w:ascii="Times New Roman"/>
                <w:lang w:val="es-MX"/>
              </w:rPr>
            </w:pPr>
          </w:p>
        </w:tc>
        <w:tc>
          <w:tcPr>
            <w:tcW w:w="850" w:type="dxa"/>
            <w:shd w:val="clear" w:color="auto" w:fill="BFBFBF"/>
          </w:tcPr>
          <w:p w14:paraId="08CC7B02" w14:textId="77777777" w:rsidR="00EF0426" w:rsidRPr="00D41945" w:rsidRDefault="00EF0426">
            <w:pPr>
              <w:pStyle w:val="TableParagraph"/>
              <w:rPr>
                <w:rFonts w:ascii="Times New Roman"/>
                <w:lang w:val="es-MX"/>
              </w:rPr>
            </w:pPr>
          </w:p>
        </w:tc>
        <w:tc>
          <w:tcPr>
            <w:tcW w:w="850" w:type="dxa"/>
          </w:tcPr>
          <w:p w14:paraId="2797B7AC" w14:textId="77777777" w:rsidR="00EF0426" w:rsidRPr="00D41945" w:rsidRDefault="00EF0426">
            <w:pPr>
              <w:pStyle w:val="TableParagraph"/>
              <w:rPr>
                <w:rFonts w:ascii="Times New Roman"/>
                <w:lang w:val="es-MX"/>
              </w:rPr>
            </w:pPr>
          </w:p>
        </w:tc>
        <w:tc>
          <w:tcPr>
            <w:tcW w:w="893" w:type="dxa"/>
          </w:tcPr>
          <w:p w14:paraId="026E00F4" w14:textId="77777777" w:rsidR="00EF0426" w:rsidRPr="00D41945" w:rsidRDefault="00EF0426">
            <w:pPr>
              <w:pStyle w:val="TableParagraph"/>
              <w:rPr>
                <w:rFonts w:ascii="Times New Roman"/>
                <w:lang w:val="es-MX"/>
              </w:rPr>
            </w:pPr>
          </w:p>
        </w:tc>
      </w:tr>
      <w:tr w:rsidR="00EF0426" w:rsidRPr="00D41945" w14:paraId="19625D94" w14:textId="77777777">
        <w:trPr>
          <w:trHeight w:val="825"/>
        </w:trPr>
        <w:tc>
          <w:tcPr>
            <w:tcW w:w="2189" w:type="dxa"/>
          </w:tcPr>
          <w:p w14:paraId="698FAE87" w14:textId="77777777" w:rsidR="00EF0426" w:rsidRPr="00D41945" w:rsidRDefault="00EF0426">
            <w:pPr>
              <w:pStyle w:val="TableParagraph"/>
              <w:spacing w:before="10"/>
              <w:rPr>
                <w:rFonts w:ascii="Arial"/>
                <w:b/>
                <w:sz w:val="18"/>
                <w:lang w:val="es-MX"/>
              </w:rPr>
            </w:pPr>
          </w:p>
          <w:p w14:paraId="48276BDA" w14:textId="77777777" w:rsidR="00EF0426" w:rsidRPr="00D41945" w:rsidRDefault="008F73EB">
            <w:pPr>
              <w:pStyle w:val="TableParagraph"/>
              <w:spacing w:line="280" w:lineRule="atLeast"/>
              <w:ind w:left="110" w:right="275"/>
              <w:rPr>
                <w:lang w:val="es-MX"/>
              </w:rPr>
            </w:pPr>
            <w:r w:rsidRPr="00D41945">
              <w:rPr>
                <w:lang w:val="es-MX"/>
              </w:rPr>
              <w:t>6. Seguimiento de</w:t>
            </w:r>
            <w:r w:rsidRPr="00D41945">
              <w:rPr>
                <w:spacing w:val="-60"/>
                <w:lang w:val="es-MX"/>
              </w:rPr>
              <w:t xml:space="preserve"> </w:t>
            </w:r>
            <w:r w:rsidRPr="00D41945">
              <w:rPr>
                <w:lang w:val="es-MX"/>
              </w:rPr>
              <w:t>Acuerdos</w:t>
            </w:r>
          </w:p>
        </w:tc>
        <w:tc>
          <w:tcPr>
            <w:tcW w:w="1248" w:type="dxa"/>
          </w:tcPr>
          <w:p w14:paraId="2B6158DF" w14:textId="77777777" w:rsidR="00EF0426" w:rsidRPr="00D41945" w:rsidRDefault="00EF0426">
            <w:pPr>
              <w:pStyle w:val="TableParagraph"/>
              <w:rPr>
                <w:rFonts w:ascii="Times New Roman"/>
                <w:lang w:val="es-MX"/>
              </w:rPr>
            </w:pPr>
          </w:p>
        </w:tc>
        <w:tc>
          <w:tcPr>
            <w:tcW w:w="989" w:type="dxa"/>
          </w:tcPr>
          <w:p w14:paraId="509B3236" w14:textId="77777777" w:rsidR="00EF0426" w:rsidRPr="00D41945" w:rsidRDefault="00EF0426">
            <w:pPr>
              <w:pStyle w:val="TableParagraph"/>
              <w:rPr>
                <w:rFonts w:ascii="Times New Roman"/>
                <w:lang w:val="es-MX"/>
              </w:rPr>
            </w:pPr>
          </w:p>
        </w:tc>
        <w:tc>
          <w:tcPr>
            <w:tcW w:w="1056" w:type="dxa"/>
          </w:tcPr>
          <w:p w14:paraId="6CE21B3B" w14:textId="77777777" w:rsidR="00EF0426" w:rsidRPr="00D41945" w:rsidRDefault="00EF0426">
            <w:pPr>
              <w:pStyle w:val="TableParagraph"/>
              <w:rPr>
                <w:rFonts w:ascii="Times New Roman"/>
                <w:lang w:val="es-MX"/>
              </w:rPr>
            </w:pPr>
          </w:p>
        </w:tc>
        <w:tc>
          <w:tcPr>
            <w:tcW w:w="960" w:type="dxa"/>
          </w:tcPr>
          <w:p w14:paraId="393B8991" w14:textId="77777777" w:rsidR="00EF0426" w:rsidRPr="00D41945" w:rsidRDefault="00EF0426">
            <w:pPr>
              <w:pStyle w:val="TableParagraph"/>
              <w:rPr>
                <w:rFonts w:ascii="Times New Roman"/>
                <w:lang w:val="es-MX"/>
              </w:rPr>
            </w:pPr>
          </w:p>
        </w:tc>
        <w:tc>
          <w:tcPr>
            <w:tcW w:w="850" w:type="dxa"/>
          </w:tcPr>
          <w:p w14:paraId="3C193F24" w14:textId="77777777" w:rsidR="00EF0426" w:rsidRPr="00D41945" w:rsidRDefault="00EF0426">
            <w:pPr>
              <w:pStyle w:val="TableParagraph"/>
              <w:rPr>
                <w:rFonts w:ascii="Times New Roman"/>
                <w:lang w:val="es-MX"/>
              </w:rPr>
            </w:pPr>
          </w:p>
        </w:tc>
        <w:tc>
          <w:tcPr>
            <w:tcW w:w="850" w:type="dxa"/>
          </w:tcPr>
          <w:p w14:paraId="2F981C26" w14:textId="77777777" w:rsidR="00EF0426" w:rsidRPr="00D41945" w:rsidRDefault="00EF0426">
            <w:pPr>
              <w:pStyle w:val="TableParagraph"/>
              <w:rPr>
                <w:rFonts w:ascii="Times New Roman"/>
                <w:lang w:val="es-MX"/>
              </w:rPr>
            </w:pPr>
          </w:p>
        </w:tc>
        <w:tc>
          <w:tcPr>
            <w:tcW w:w="850" w:type="dxa"/>
            <w:shd w:val="clear" w:color="auto" w:fill="BFBFBF"/>
          </w:tcPr>
          <w:p w14:paraId="797CAFFF" w14:textId="77777777" w:rsidR="00EF0426" w:rsidRPr="00D41945" w:rsidRDefault="00EF0426">
            <w:pPr>
              <w:pStyle w:val="TableParagraph"/>
              <w:rPr>
                <w:rFonts w:ascii="Times New Roman"/>
                <w:lang w:val="es-MX"/>
              </w:rPr>
            </w:pPr>
          </w:p>
        </w:tc>
        <w:tc>
          <w:tcPr>
            <w:tcW w:w="893" w:type="dxa"/>
          </w:tcPr>
          <w:p w14:paraId="3F78D3CE" w14:textId="77777777" w:rsidR="00EF0426" w:rsidRPr="00D41945" w:rsidRDefault="00EF0426">
            <w:pPr>
              <w:pStyle w:val="TableParagraph"/>
              <w:rPr>
                <w:rFonts w:ascii="Times New Roman"/>
                <w:lang w:val="es-MX"/>
              </w:rPr>
            </w:pPr>
          </w:p>
        </w:tc>
      </w:tr>
      <w:tr w:rsidR="00EF0426" w:rsidRPr="001949BF" w14:paraId="21F7B08C" w14:textId="77777777">
        <w:trPr>
          <w:trHeight w:val="820"/>
        </w:trPr>
        <w:tc>
          <w:tcPr>
            <w:tcW w:w="2189" w:type="dxa"/>
          </w:tcPr>
          <w:p w14:paraId="6DACC523" w14:textId="77777777" w:rsidR="00EF0426" w:rsidRPr="00393A9C" w:rsidRDefault="008F73EB">
            <w:pPr>
              <w:pStyle w:val="TableParagraph"/>
              <w:spacing w:before="213" w:line="280" w:lineRule="atLeast"/>
              <w:ind w:left="110" w:right="1020"/>
              <w:rPr>
                <w:lang w:val="es-MX"/>
              </w:rPr>
            </w:pPr>
            <w:r w:rsidRPr="00D41945">
              <w:rPr>
                <w:lang w:val="es-MX"/>
              </w:rPr>
              <w:t>7 Proceso</w:t>
            </w:r>
            <w:r w:rsidRPr="00D41945">
              <w:rPr>
                <w:spacing w:val="-59"/>
                <w:lang w:val="es-MX"/>
              </w:rPr>
              <w:t xml:space="preserve"> </w:t>
            </w:r>
            <w:r w:rsidRPr="00D41945">
              <w:rPr>
                <w:spacing w:val="-1"/>
                <w:lang w:val="es-MX"/>
              </w:rPr>
              <w:t>Legislativo</w:t>
            </w:r>
          </w:p>
        </w:tc>
        <w:tc>
          <w:tcPr>
            <w:tcW w:w="1248" w:type="dxa"/>
          </w:tcPr>
          <w:p w14:paraId="1813CFC5" w14:textId="77777777" w:rsidR="00EF0426" w:rsidRPr="00393A9C" w:rsidRDefault="00EF0426">
            <w:pPr>
              <w:pStyle w:val="TableParagraph"/>
              <w:rPr>
                <w:rFonts w:ascii="Times New Roman"/>
                <w:lang w:val="es-MX"/>
              </w:rPr>
            </w:pPr>
          </w:p>
        </w:tc>
        <w:tc>
          <w:tcPr>
            <w:tcW w:w="989" w:type="dxa"/>
          </w:tcPr>
          <w:p w14:paraId="4B167C60" w14:textId="77777777" w:rsidR="00EF0426" w:rsidRPr="00393A9C" w:rsidRDefault="00EF0426">
            <w:pPr>
              <w:pStyle w:val="TableParagraph"/>
              <w:rPr>
                <w:rFonts w:ascii="Times New Roman"/>
                <w:lang w:val="es-MX"/>
              </w:rPr>
            </w:pPr>
          </w:p>
        </w:tc>
        <w:tc>
          <w:tcPr>
            <w:tcW w:w="1056" w:type="dxa"/>
          </w:tcPr>
          <w:p w14:paraId="38AE577A" w14:textId="77777777" w:rsidR="00EF0426" w:rsidRPr="00393A9C" w:rsidRDefault="00EF0426">
            <w:pPr>
              <w:pStyle w:val="TableParagraph"/>
              <w:rPr>
                <w:rFonts w:ascii="Times New Roman"/>
                <w:lang w:val="es-MX"/>
              </w:rPr>
            </w:pPr>
          </w:p>
        </w:tc>
        <w:tc>
          <w:tcPr>
            <w:tcW w:w="960" w:type="dxa"/>
          </w:tcPr>
          <w:p w14:paraId="135EACAE" w14:textId="77777777" w:rsidR="00EF0426" w:rsidRPr="00393A9C" w:rsidRDefault="00EF0426">
            <w:pPr>
              <w:pStyle w:val="TableParagraph"/>
              <w:rPr>
                <w:rFonts w:ascii="Times New Roman"/>
                <w:lang w:val="es-MX"/>
              </w:rPr>
            </w:pPr>
          </w:p>
        </w:tc>
        <w:tc>
          <w:tcPr>
            <w:tcW w:w="850" w:type="dxa"/>
          </w:tcPr>
          <w:p w14:paraId="32133C05" w14:textId="77777777" w:rsidR="00EF0426" w:rsidRPr="00393A9C" w:rsidRDefault="00EF0426">
            <w:pPr>
              <w:pStyle w:val="TableParagraph"/>
              <w:rPr>
                <w:rFonts w:ascii="Times New Roman"/>
                <w:lang w:val="es-MX"/>
              </w:rPr>
            </w:pPr>
          </w:p>
        </w:tc>
        <w:tc>
          <w:tcPr>
            <w:tcW w:w="850" w:type="dxa"/>
          </w:tcPr>
          <w:p w14:paraId="26F2571F" w14:textId="77777777" w:rsidR="00EF0426" w:rsidRPr="00393A9C" w:rsidRDefault="00EF0426">
            <w:pPr>
              <w:pStyle w:val="TableParagraph"/>
              <w:rPr>
                <w:rFonts w:ascii="Times New Roman"/>
                <w:lang w:val="es-MX"/>
              </w:rPr>
            </w:pPr>
          </w:p>
        </w:tc>
        <w:tc>
          <w:tcPr>
            <w:tcW w:w="850" w:type="dxa"/>
          </w:tcPr>
          <w:p w14:paraId="3A0508CB" w14:textId="77777777" w:rsidR="00EF0426" w:rsidRPr="00393A9C" w:rsidRDefault="00EF0426">
            <w:pPr>
              <w:pStyle w:val="TableParagraph"/>
              <w:rPr>
                <w:rFonts w:ascii="Times New Roman"/>
                <w:lang w:val="es-MX"/>
              </w:rPr>
            </w:pPr>
          </w:p>
        </w:tc>
        <w:tc>
          <w:tcPr>
            <w:tcW w:w="893" w:type="dxa"/>
            <w:shd w:val="clear" w:color="auto" w:fill="BFBFBF"/>
          </w:tcPr>
          <w:p w14:paraId="6E2F26FD" w14:textId="77777777" w:rsidR="00EF0426" w:rsidRPr="00393A9C" w:rsidRDefault="00EF0426">
            <w:pPr>
              <w:pStyle w:val="TableParagraph"/>
              <w:rPr>
                <w:rFonts w:ascii="Times New Roman"/>
                <w:lang w:val="es-MX"/>
              </w:rPr>
            </w:pPr>
          </w:p>
        </w:tc>
      </w:tr>
    </w:tbl>
    <w:p w14:paraId="363CAF6B" w14:textId="77777777" w:rsidR="00916BC5" w:rsidRPr="00393A9C" w:rsidRDefault="00916BC5">
      <w:pPr>
        <w:rPr>
          <w:rFonts w:ascii="Times New Roman"/>
          <w:lang w:val="es-MX"/>
        </w:rPr>
      </w:pPr>
    </w:p>
    <w:p w14:paraId="51227D6D" w14:textId="77777777" w:rsidR="00916BC5" w:rsidRPr="00393A9C" w:rsidRDefault="00916BC5" w:rsidP="00916BC5">
      <w:pPr>
        <w:rPr>
          <w:rFonts w:ascii="Times New Roman"/>
          <w:lang w:val="es-MX"/>
        </w:rPr>
      </w:pPr>
    </w:p>
    <w:p w14:paraId="3332AB78" w14:textId="77777777" w:rsidR="00916BC5" w:rsidRPr="00393A9C" w:rsidRDefault="00916BC5" w:rsidP="00916BC5">
      <w:pPr>
        <w:rPr>
          <w:rFonts w:ascii="Times New Roman"/>
          <w:lang w:val="es-MX"/>
        </w:rPr>
      </w:pPr>
    </w:p>
    <w:p w14:paraId="39E8F183" w14:textId="77777777" w:rsidR="00916BC5" w:rsidRPr="00393A9C" w:rsidRDefault="00916BC5" w:rsidP="00916BC5">
      <w:pPr>
        <w:rPr>
          <w:rFonts w:ascii="Times New Roman"/>
          <w:lang w:val="es-MX"/>
        </w:rPr>
      </w:pPr>
    </w:p>
    <w:p w14:paraId="3885FD0A" w14:textId="77777777" w:rsidR="00916BC5" w:rsidRPr="00393A9C" w:rsidRDefault="00916BC5" w:rsidP="00916BC5">
      <w:pPr>
        <w:rPr>
          <w:rFonts w:ascii="Times New Roman"/>
          <w:lang w:val="es-MX"/>
        </w:rPr>
      </w:pPr>
    </w:p>
    <w:p w14:paraId="0749494B" w14:textId="77777777" w:rsidR="00EF0426" w:rsidRPr="00393A9C" w:rsidRDefault="00916BC5" w:rsidP="00916BC5">
      <w:pPr>
        <w:tabs>
          <w:tab w:val="left" w:pos="3195"/>
        </w:tabs>
        <w:rPr>
          <w:sz w:val="14"/>
          <w:lang w:val="es-MX"/>
        </w:rPr>
      </w:pPr>
      <w:r w:rsidRPr="00393A9C">
        <w:rPr>
          <w:rFonts w:ascii="Times New Roman"/>
          <w:lang w:val="es-MX"/>
        </w:rPr>
        <w:tab/>
      </w:r>
    </w:p>
    <w:sectPr w:rsidR="00EF0426" w:rsidRPr="00393A9C">
      <w:headerReference w:type="default" r:id="rId8"/>
      <w:footerReference w:type="default" r:id="rId9"/>
      <w:pgSz w:w="12240" w:h="15840"/>
      <w:pgMar w:top="1620" w:right="740" w:bottom="1240" w:left="1020" w:header="71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FC9CA" w14:textId="77777777" w:rsidR="007574F1" w:rsidRDefault="007574F1">
      <w:r>
        <w:separator/>
      </w:r>
    </w:p>
  </w:endnote>
  <w:endnote w:type="continuationSeparator" w:id="0">
    <w:p w14:paraId="59EBE47B" w14:textId="77777777" w:rsidR="007574F1" w:rsidRDefault="00757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0FBC7" w14:textId="77777777" w:rsidR="008F73EB" w:rsidRDefault="008F73EB">
    <w:pPr>
      <w:pStyle w:val="Textoindependiente"/>
      <w:spacing w:line="14" w:lineRule="auto"/>
      <w:rPr>
        <w:sz w:val="17"/>
      </w:rPr>
    </w:pPr>
    <w:r>
      <w:rPr>
        <w:noProof/>
        <w:lang w:val="es-MX" w:eastAsia="es-MX"/>
      </w:rPr>
      <mc:AlternateContent>
        <mc:Choice Requires="wps">
          <w:drawing>
            <wp:anchor distT="0" distB="0" distL="114300" distR="114300" simplePos="0" relativeHeight="486879232" behindDoc="1" locked="0" layoutInCell="1" allowOverlap="1" wp14:anchorId="1D3D559E" wp14:editId="550A4D7D">
              <wp:simplePos x="0" y="0"/>
              <wp:positionH relativeFrom="page">
                <wp:posOffset>3873500</wp:posOffset>
              </wp:positionH>
              <wp:positionV relativeFrom="page">
                <wp:posOffset>9250045</wp:posOffset>
              </wp:positionV>
              <wp:extent cx="203835" cy="18669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B8C01" w14:textId="77777777" w:rsidR="008F73EB" w:rsidRDefault="008F73EB">
                          <w:pPr>
                            <w:spacing w:before="20"/>
                            <w:ind w:left="60"/>
                            <w:rPr>
                              <w:rFonts w:ascii="Trebuchet MS"/>
                            </w:rPr>
                          </w:pPr>
                          <w:r>
                            <w:fldChar w:fldCharType="begin"/>
                          </w:r>
                          <w:r>
                            <w:rPr>
                              <w:rFonts w:ascii="Trebuchet MS"/>
                              <w:w w:val="95"/>
                            </w:rPr>
                            <w:instrText xml:space="preserve"> PAGE </w:instrText>
                          </w:r>
                          <w:r>
                            <w:fldChar w:fldCharType="separate"/>
                          </w:r>
                          <w:r w:rsidR="00B15A22">
                            <w:rPr>
                              <w:rFonts w:ascii="Trebuchet MS"/>
                              <w:noProof/>
                              <w:w w:val="95"/>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3D559E" id="_x0000_t202" coordsize="21600,21600" o:spt="202" path="m,l,21600r21600,l21600,xe">
              <v:stroke joinstyle="miter"/>
              <v:path gradientshapeok="t" o:connecttype="rect"/>
            </v:shapetype>
            <v:shape id="Text Box 1" o:spid="_x0000_s1026" type="#_x0000_t202" style="position:absolute;margin-left:305pt;margin-top:728.35pt;width:16.05pt;height:14.7pt;z-index:-164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" filled="f" stroked="f">
              <v:textbox inset="0,0,0,0">
                <w:txbxContent>
                  <w:p w14:paraId="074B8C01" w14:textId="77777777" w:rsidR="008F73EB" w:rsidRDefault="008F73EB">
                    <w:pPr>
                      <w:spacing w:before="20"/>
                      <w:ind w:left="60"/>
                      <w:rPr>
                        <w:rFonts w:ascii="Trebuchet MS"/>
                      </w:rPr>
                    </w:pPr>
                    <w:r>
                      <w:fldChar w:fldCharType="begin"/>
                    </w:r>
                    <w:r>
                      <w:rPr>
                        <w:rFonts w:ascii="Trebuchet MS"/>
                        <w:w w:val="95"/>
                      </w:rPr>
                      <w:instrText xml:space="preserve"> PAGE </w:instrText>
                    </w:r>
                    <w:r>
                      <w:fldChar w:fldCharType="separate"/>
                    </w:r>
                    <w:r w:rsidR="00B15A22">
                      <w:rPr>
                        <w:rFonts w:ascii="Trebuchet MS"/>
                        <w:noProof/>
                        <w:w w:val="95"/>
                      </w:rPr>
                      <w:t>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621D5" w14:textId="77777777" w:rsidR="007574F1" w:rsidRDefault="007574F1">
      <w:r>
        <w:separator/>
      </w:r>
    </w:p>
  </w:footnote>
  <w:footnote w:type="continuationSeparator" w:id="0">
    <w:p w14:paraId="51B8FFAE" w14:textId="77777777" w:rsidR="007574F1" w:rsidRDefault="00757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FD839" w14:textId="6579C111" w:rsidR="008F73EB" w:rsidRDefault="008F73EB">
    <w:pPr>
      <w:pStyle w:val="Textoindependiente"/>
      <w:spacing w:line="14" w:lineRule="auto"/>
      <w:rPr>
        <w:sz w:val="20"/>
      </w:rPr>
    </w:pPr>
    <w:r>
      <w:rPr>
        <w:noProof/>
        <w:lang w:val="es-MX" w:eastAsia="es-MX"/>
      </w:rPr>
      <w:drawing>
        <wp:anchor distT="0" distB="0" distL="0" distR="0" simplePos="0" relativeHeight="486878720" behindDoc="1" locked="0" layoutInCell="1" allowOverlap="1" wp14:anchorId="30546A82" wp14:editId="0AF09D9F">
          <wp:simplePos x="0" y="0"/>
          <wp:positionH relativeFrom="page">
            <wp:posOffset>782362</wp:posOffset>
          </wp:positionH>
          <wp:positionV relativeFrom="page">
            <wp:posOffset>550873</wp:posOffset>
          </wp:positionV>
          <wp:extent cx="1261047" cy="413814"/>
          <wp:effectExtent l="0" t="0" r="0" b="0"/>
          <wp:wrapNone/>
          <wp:docPr id="2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jpeg"/>
                  <pic:cNvPicPr/>
                </pic:nvPicPr>
                <pic:blipFill>
                  <a:blip r:embed="rId1" cstate="print"/>
                  <a:stretch>
                    <a:fillRect/>
                  </a:stretch>
                </pic:blipFill>
                <pic:spPr>
                  <a:xfrm>
                    <a:off x="0" y="0"/>
                    <a:ext cx="1261047" cy="4138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F25"/>
    <w:multiLevelType w:val="multilevel"/>
    <w:tmpl w:val="919E07E6"/>
    <w:lvl w:ilvl="0">
      <w:start w:val="1"/>
      <w:numFmt w:val="decimal"/>
      <w:lvlText w:val="%1."/>
      <w:lvlJc w:val="left"/>
      <w:pPr>
        <w:ind w:left="267" w:hanging="267"/>
      </w:pPr>
      <w:rPr>
        <w:rFonts w:ascii="Arial" w:eastAsia="Arial" w:hAnsi="Arial" w:cs="Arial" w:hint="default"/>
        <w:b/>
        <w:bCs/>
        <w:spacing w:val="-1"/>
        <w:w w:val="100"/>
        <w:sz w:val="24"/>
        <w:szCs w:val="24"/>
        <w:lang w:val="es-ES" w:eastAsia="en-US" w:bidi="ar-SA"/>
      </w:rPr>
    </w:lvl>
    <w:lvl w:ilvl="1">
      <w:start w:val="1"/>
      <w:numFmt w:val="decimal"/>
      <w:lvlText w:val="%1.%2"/>
      <w:lvlJc w:val="left"/>
      <w:pPr>
        <w:ind w:left="401" w:hanging="401"/>
      </w:pPr>
      <w:rPr>
        <w:rFonts w:ascii="Arial" w:eastAsia="Arial" w:hAnsi="Arial" w:cs="Arial" w:hint="default"/>
        <w:b/>
        <w:bCs/>
        <w:w w:val="100"/>
        <w:sz w:val="24"/>
        <w:szCs w:val="24"/>
        <w:lang w:val="es-ES" w:eastAsia="en-US" w:bidi="ar-SA"/>
      </w:rPr>
    </w:lvl>
    <w:lvl w:ilvl="2">
      <w:start w:val="1"/>
      <w:numFmt w:val="decimal"/>
      <w:lvlText w:val="%3."/>
      <w:lvlJc w:val="left"/>
      <w:pPr>
        <w:ind w:left="720" w:hanging="360"/>
      </w:pPr>
      <w:rPr>
        <w:rFonts w:hint="default"/>
        <w:w w:val="100"/>
        <w:lang w:val="es-ES" w:eastAsia="en-US" w:bidi="ar-SA"/>
      </w:rPr>
    </w:lvl>
    <w:lvl w:ilvl="3">
      <w:numFmt w:val="bullet"/>
      <w:lvlText w:val="•"/>
      <w:lvlJc w:val="left"/>
      <w:pPr>
        <w:ind w:left="1933" w:hanging="360"/>
      </w:pPr>
      <w:rPr>
        <w:rFonts w:hint="default"/>
        <w:lang w:val="es-ES" w:eastAsia="en-US" w:bidi="ar-SA"/>
      </w:rPr>
    </w:lvl>
    <w:lvl w:ilvl="4">
      <w:numFmt w:val="bullet"/>
      <w:lvlText w:val="•"/>
      <w:lvlJc w:val="left"/>
      <w:pPr>
        <w:ind w:left="3138" w:hanging="360"/>
      </w:pPr>
      <w:rPr>
        <w:rFonts w:hint="default"/>
        <w:lang w:val="es-ES" w:eastAsia="en-US" w:bidi="ar-SA"/>
      </w:rPr>
    </w:lvl>
    <w:lvl w:ilvl="5">
      <w:numFmt w:val="bullet"/>
      <w:lvlText w:val="•"/>
      <w:lvlJc w:val="left"/>
      <w:pPr>
        <w:ind w:left="4343" w:hanging="360"/>
      </w:pPr>
      <w:rPr>
        <w:rFonts w:hint="default"/>
        <w:lang w:val="es-ES" w:eastAsia="en-US" w:bidi="ar-SA"/>
      </w:rPr>
    </w:lvl>
    <w:lvl w:ilvl="6">
      <w:numFmt w:val="bullet"/>
      <w:lvlText w:val="•"/>
      <w:lvlJc w:val="left"/>
      <w:pPr>
        <w:ind w:left="5548" w:hanging="360"/>
      </w:pPr>
      <w:rPr>
        <w:rFonts w:hint="default"/>
        <w:lang w:val="es-ES" w:eastAsia="en-US" w:bidi="ar-SA"/>
      </w:rPr>
    </w:lvl>
    <w:lvl w:ilvl="7">
      <w:numFmt w:val="bullet"/>
      <w:lvlText w:val="•"/>
      <w:lvlJc w:val="left"/>
      <w:pPr>
        <w:ind w:left="6753" w:hanging="360"/>
      </w:pPr>
      <w:rPr>
        <w:rFonts w:hint="default"/>
        <w:lang w:val="es-ES" w:eastAsia="en-US" w:bidi="ar-SA"/>
      </w:rPr>
    </w:lvl>
    <w:lvl w:ilvl="8">
      <w:numFmt w:val="bullet"/>
      <w:lvlText w:val="•"/>
      <w:lvlJc w:val="left"/>
      <w:pPr>
        <w:ind w:left="7958" w:hanging="360"/>
      </w:pPr>
      <w:rPr>
        <w:rFonts w:hint="default"/>
        <w:lang w:val="es-ES" w:eastAsia="en-US" w:bidi="ar-SA"/>
      </w:rPr>
    </w:lvl>
  </w:abstractNum>
  <w:abstractNum w:abstractNumId="1" w15:restartNumberingAfterBreak="0">
    <w:nsid w:val="041252A3"/>
    <w:multiLevelType w:val="hybridMultilevel"/>
    <w:tmpl w:val="DE864276"/>
    <w:lvl w:ilvl="0" w:tplc="F8D48636">
      <w:numFmt w:val="bullet"/>
      <w:lvlText w:val="●"/>
      <w:lvlJc w:val="left"/>
      <w:pPr>
        <w:ind w:left="832" w:hanging="360"/>
      </w:pPr>
      <w:rPr>
        <w:rFonts w:ascii="Calibri" w:eastAsia="Calibri" w:hAnsi="Calibri" w:cs="Calibri" w:hint="default"/>
        <w:w w:val="100"/>
        <w:sz w:val="24"/>
        <w:szCs w:val="24"/>
        <w:lang w:val="es-ES" w:eastAsia="en-US" w:bidi="ar-SA"/>
      </w:rPr>
    </w:lvl>
    <w:lvl w:ilvl="1" w:tplc="5A04CE8A">
      <w:numFmt w:val="bullet"/>
      <w:lvlText w:val="•"/>
      <w:lvlJc w:val="left"/>
      <w:pPr>
        <w:ind w:left="1804" w:hanging="360"/>
      </w:pPr>
      <w:rPr>
        <w:rFonts w:hint="default"/>
        <w:lang w:val="es-ES" w:eastAsia="en-US" w:bidi="ar-SA"/>
      </w:rPr>
    </w:lvl>
    <w:lvl w:ilvl="2" w:tplc="0FF8EE24">
      <w:numFmt w:val="bullet"/>
      <w:lvlText w:val="•"/>
      <w:lvlJc w:val="left"/>
      <w:pPr>
        <w:ind w:left="2768" w:hanging="360"/>
      </w:pPr>
      <w:rPr>
        <w:rFonts w:hint="default"/>
        <w:lang w:val="es-ES" w:eastAsia="en-US" w:bidi="ar-SA"/>
      </w:rPr>
    </w:lvl>
    <w:lvl w:ilvl="3" w:tplc="925EAC76">
      <w:numFmt w:val="bullet"/>
      <w:lvlText w:val="•"/>
      <w:lvlJc w:val="left"/>
      <w:pPr>
        <w:ind w:left="3732" w:hanging="360"/>
      </w:pPr>
      <w:rPr>
        <w:rFonts w:hint="default"/>
        <w:lang w:val="es-ES" w:eastAsia="en-US" w:bidi="ar-SA"/>
      </w:rPr>
    </w:lvl>
    <w:lvl w:ilvl="4" w:tplc="B6848216">
      <w:numFmt w:val="bullet"/>
      <w:lvlText w:val="•"/>
      <w:lvlJc w:val="left"/>
      <w:pPr>
        <w:ind w:left="4696" w:hanging="360"/>
      </w:pPr>
      <w:rPr>
        <w:rFonts w:hint="default"/>
        <w:lang w:val="es-ES" w:eastAsia="en-US" w:bidi="ar-SA"/>
      </w:rPr>
    </w:lvl>
    <w:lvl w:ilvl="5" w:tplc="1F5A2636">
      <w:numFmt w:val="bullet"/>
      <w:lvlText w:val="•"/>
      <w:lvlJc w:val="left"/>
      <w:pPr>
        <w:ind w:left="5660" w:hanging="360"/>
      </w:pPr>
      <w:rPr>
        <w:rFonts w:hint="default"/>
        <w:lang w:val="es-ES" w:eastAsia="en-US" w:bidi="ar-SA"/>
      </w:rPr>
    </w:lvl>
    <w:lvl w:ilvl="6" w:tplc="72442AC8">
      <w:numFmt w:val="bullet"/>
      <w:lvlText w:val="•"/>
      <w:lvlJc w:val="left"/>
      <w:pPr>
        <w:ind w:left="6624" w:hanging="360"/>
      </w:pPr>
      <w:rPr>
        <w:rFonts w:hint="default"/>
        <w:lang w:val="es-ES" w:eastAsia="en-US" w:bidi="ar-SA"/>
      </w:rPr>
    </w:lvl>
    <w:lvl w:ilvl="7" w:tplc="C8063FEC">
      <w:numFmt w:val="bullet"/>
      <w:lvlText w:val="•"/>
      <w:lvlJc w:val="left"/>
      <w:pPr>
        <w:ind w:left="7588" w:hanging="360"/>
      </w:pPr>
      <w:rPr>
        <w:rFonts w:hint="default"/>
        <w:lang w:val="es-ES" w:eastAsia="en-US" w:bidi="ar-SA"/>
      </w:rPr>
    </w:lvl>
    <w:lvl w:ilvl="8" w:tplc="90D26BD0">
      <w:numFmt w:val="bullet"/>
      <w:lvlText w:val="•"/>
      <w:lvlJc w:val="left"/>
      <w:pPr>
        <w:ind w:left="8552" w:hanging="360"/>
      </w:pPr>
      <w:rPr>
        <w:rFonts w:hint="default"/>
        <w:lang w:val="es-ES" w:eastAsia="en-US" w:bidi="ar-SA"/>
      </w:rPr>
    </w:lvl>
  </w:abstractNum>
  <w:abstractNum w:abstractNumId="2" w15:restartNumberingAfterBreak="0">
    <w:nsid w:val="0A92227C"/>
    <w:multiLevelType w:val="hybridMultilevel"/>
    <w:tmpl w:val="46A22CD0"/>
    <w:lvl w:ilvl="0" w:tplc="78F0FD92">
      <w:start w:val="1"/>
      <w:numFmt w:val="lowerLetter"/>
      <w:lvlText w:val="%1)"/>
      <w:lvlJc w:val="left"/>
      <w:pPr>
        <w:ind w:left="832" w:hanging="360"/>
        <w:jc w:val="right"/>
      </w:pPr>
      <w:rPr>
        <w:rFonts w:ascii="Arial" w:eastAsia="Arial" w:hAnsi="Arial" w:cs="Arial" w:hint="default"/>
        <w:b/>
        <w:bCs/>
        <w:w w:val="100"/>
        <w:sz w:val="24"/>
        <w:szCs w:val="24"/>
        <w:lang w:val="es-ES" w:eastAsia="en-US" w:bidi="ar-SA"/>
      </w:rPr>
    </w:lvl>
    <w:lvl w:ilvl="1" w:tplc="91ACEE26">
      <w:numFmt w:val="bullet"/>
      <w:lvlText w:val="•"/>
      <w:lvlJc w:val="left"/>
      <w:pPr>
        <w:ind w:left="1804" w:hanging="360"/>
      </w:pPr>
      <w:rPr>
        <w:rFonts w:hint="default"/>
        <w:lang w:val="es-ES" w:eastAsia="en-US" w:bidi="ar-SA"/>
      </w:rPr>
    </w:lvl>
    <w:lvl w:ilvl="2" w:tplc="A9162748">
      <w:numFmt w:val="bullet"/>
      <w:lvlText w:val="•"/>
      <w:lvlJc w:val="left"/>
      <w:pPr>
        <w:ind w:left="2768" w:hanging="360"/>
      </w:pPr>
      <w:rPr>
        <w:rFonts w:hint="default"/>
        <w:lang w:val="es-ES" w:eastAsia="en-US" w:bidi="ar-SA"/>
      </w:rPr>
    </w:lvl>
    <w:lvl w:ilvl="3" w:tplc="67F0BC5C">
      <w:numFmt w:val="bullet"/>
      <w:lvlText w:val="•"/>
      <w:lvlJc w:val="left"/>
      <w:pPr>
        <w:ind w:left="3732" w:hanging="360"/>
      </w:pPr>
      <w:rPr>
        <w:rFonts w:hint="default"/>
        <w:lang w:val="es-ES" w:eastAsia="en-US" w:bidi="ar-SA"/>
      </w:rPr>
    </w:lvl>
    <w:lvl w:ilvl="4" w:tplc="C7DAAA88">
      <w:numFmt w:val="bullet"/>
      <w:lvlText w:val="•"/>
      <w:lvlJc w:val="left"/>
      <w:pPr>
        <w:ind w:left="4696" w:hanging="360"/>
      </w:pPr>
      <w:rPr>
        <w:rFonts w:hint="default"/>
        <w:lang w:val="es-ES" w:eastAsia="en-US" w:bidi="ar-SA"/>
      </w:rPr>
    </w:lvl>
    <w:lvl w:ilvl="5" w:tplc="D8BEA344">
      <w:numFmt w:val="bullet"/>
      <w:lvlText w:val="•"/>
      <w:lvlJc w:val="left"/>
      <w:pPr>
        <w:ind w:left="5660" w:hanging="360"/>
      </w:pPr>
      <w:rPr>
        <w:rFonts w:hint="default"/>
        <w:lang w:val="es-ES" w:eastAsia="en-US" w:bidi="ar-SA"/>
      </w:rPr>
    </w:lvl>
    <w:lvl w:ilvl="6" w:tplc="0818D600">
      <w:numFmt w:val="bullet"/>
      <w:lvlText w:val="•"/>
      <w:lvlJc w:val="left"/>
      <w:pPr>
        <w:ind w:left="6624" w:hanging="360"/>
      </w:pPr>
      <w:rPr>
        <w:rFonts w:hint="default"/>
        <w:lang w:val="es-ES" w:eastAsia="en-US" w:bidi="ar-SA"/>
      </w:rPr>
    </w:lvl>
    <w:lvl w:ilvl="7" w:tplc="66CC1FE2">
      <w:numFmt w:val="bullet"/>
      <w:lvlText w:val="•"/>
      <w:lvlJc w:val="left"/>
      <w:pPr>
        <w:ind w:left="7588" w:hanging="360"/>
      </w:pPr>
      <w:rPr>
        <w:rFonts w:hint="default"/>
        <w:lang w:val="es-ES" w:eastAsia="en-US" w:bidi="ar-SA"/>
      </w:rPr>
    </w:lvl>
    <w:lvl w:ilvl="8" w:tplc="AD02D27C">
      <w:numFmt w:val="bullet"/>
      <w:lvlText w:val="•"/>
      <w:lvlJc w:val="left"/>
      <w:pPr>
        <w:ind w:left="8552" w:hanging="360"/>
      </w:pPr>
      <w:rPr>
        <w:rFonts w:hint="default"/>
        <w:lang w:val="es-ES" w:eastAsia="en-US" w:bidi="ar-SA"/>
      </w:rPr>
    </w:lvl>
  </w:abstractNum>
  <w:abstractNum w:abstractNumId="3" w15:restartNumberingAfterBreak="0">
    <w:nsid w:val="14F3584A"/>
    <w:multiLevelType w:val="hybridMultilevel"/>
    <w:tmpl w:val="B5B69194"/>
    <w:lvl w:ilvl="0" w:tplc="6ED20098">
      <w:start w:val="1"/>
      <w:numFmt w:val="upperRoman"/>
      <w:lvlText w:val="%1."/>
      <w:lvlJc w:val="left"/>
      <w:pPr>
        <w:ind w:left="112" w:hanging="285"/>
      </w:pPr>
      <w:rPr>
        <w:rFonts w:ascii="Arial" w:eastAsia="Arial" w:hAnsi="Arial" w:cs="Arial" w:hint="default"/>
        <w:i/>
        <w:iCs/>
        <w:w w:val="100"/>
        <w:sz w:val="24"/>
        <w:szCs w:val="24"/>
        <w:lang w:val="es-ES" w:eastAsia="en-US" w:bidi="ar-SA"/>
      </w:rPr>
    </w:lvl>
    <w:lvl w:ilvl="1" w:tplc="17B60322">
      <w:numFmt w:val="bullet"/>
      <w:lvlText w:val="•"/>
      <w:lvlJc w:val="left"/>
      <w:pPr>
        <w:ind w:left="1156" w:hanging="285"/>
      </w:pPr>
      <w:rPr>
        <w:rFonts w:hint="default"/>
        <w:lang w:val="es-ES" w:eastAsia="en-US" w:bidi="ar-SA"/>
      </w:rPr>
    </w:lvl>
    <w:lvl w:ilvl="2" w:tplc="928A54A8">
      <w:numFmt w:val="bullet"/>
      <w:lvlText w:val="•"/>
      <w:lvlJc w:val="left"/>
      <w:pPr>
        <w:ind w:left="2192" w:hanging="285"/>
      </w:pPr>
      <w:rPr>
        <w:rFonts w:hint="default"/>
        <w:lang w:val="es-ES" w:eastAsia="en-US" w:bidi="ar-SA"/>
      </w:rPr>
    </w:lvl>
    <w:lvl w:ilvl="3" w:tplc="02688B88">
      <w:numFmt w:val="bullet"/>
      <w:lvlText w:val="•"/>
      <w:lvlJc w:val="left"/>
      <w:pPr>
        <w:ind w:left="3228" w:hanging="285"/>
      </w:pPr>
      <w:rPr>
        <w:rFonts w:hint="default"/>
        <w:lang w:val="es-ES" w:eastAsia="en-US" w:bidi="ar-SA"/>
      </w:rPr>
    </w:lvl>
    <w:lvl w:ilvl="4" w:tplc="5C664312">
      <w:numFmt w:val="bullet"/>
      <w:lvlText w:val="•"/>
      <w:lvlJc w:val="left"/>
      <w:pPr>
        <w:ind w:left="4264" w:hanging="285"/>
      </w:pPr>
      <w:rPr>
        <w:rFonts w:hint="default"/>
        <w:lang w:val="es-ES" w:eastAsia="en-US" w:bidi="ar-SA"/>
      </w:rPr>
    </w:lvl>
    <w:lvl w:ilvl="5" w:tplc="69E60570">
      <w:numFmt w:val="bullet"/>
      <w:lvlText w:val="•"/>
      <w:lvlJc w:val="left"/>
      <w:pPr>
        <w:ind w:left="5300" w:hanging="285"/>
      </w:pPr>
      <w:rPr>
        <w:rFonts w:hint="default"/>
        <w:lang w:val="es-ES" w:eastAsia="en-US" w:bidi="ar-SA"/>
      </w:rPr>
    </w:lvl>
    <w:lvl w:ilvl="6" w:tplc="E7B48C0C">
      <w:numFmt w:val="bullet"/>
      <w:lvlText w:val="•"/>
      <w:lvlJc w:val="left"/>
      <w:pPr>
        <w:ind w:left="6336" w:hanging="285"/>
      </w:pPr>
      <w:rPr>
        <w:rFonts w:hint="default"/>
        <w:lang w:val="es-ES" w:eastAsia="en-US" w:bidi="ar-SA"/>
      </w:rPr>
    </w:lvl>
    <w:lvl w:ilvl="7" w:tplc="412C7F74">
      <w:numFmt w:val="bullet"/>
      <w:lvlText w:val="•"/>
      <w:lvlJc w:val="left"/>
      <w:pPr>
        <w:ind w:left="7372" w:hanging="285"/>
      </w:pPr>
      <w:rPr>
        <w:rFonts w:hint="default"/>
        <w:lang w:val="es-ES" w:eastAsia="en-US" w:bidi="ar-SA"/>
      </w:rPr>
    </w:lvl>
    <w:lvl w:ilvl="8" w:tplc="046AC028">
      <w:numFmt w:val="bullet"/>
      <w:lvlText w:val="•"/>
      <w:lvlJc w:val="left"/>
      <w:pPr>
        <w:ind w:left="8408" w:hanging="285"/>
      </w:pPr>
      <w:rPr>
        <w:rFonts w:hint="default"/>
        <w:lang w:val="es-ES" w:eastAsia="en-US" w:bidi="ar-SA"/>
      </w:rPr>
    </w:lvl>
  </w:abstractNum>
  <w:abstractNum w:abstractNumId="4" w15:restartNumberingAfterBreak="0">
    <w:nsid w:val="1738047F"/>
    <w:multiLevelType w:val="hybridMultilevel"/>
    <w:tmpl w:val="4BD0DDE2"/>
    <w:lvl w:ilvl="0" w:tplc="CB4E2114">
      <w:start w:val="12"/>
      <w:numFmt w:val="decimal"/>
      <w:lvlText w:val="%1"/>
      <w:lvlJc w:val="left"/>
      <w:pPr>
        <w:ind w:left="302" w:hanging="190"/>
      </w:pPr>
      <w:rPr>
        <w:rFonts w:ascii="Trebuchet MS" w:eastAsia="Trebuchet MS" w:hAnsi="Trebuchet MS" w:cs="Trebuchet MS" w:hint="default"/>
        <w:spacing w:val="-1"/>
        <w:w w:val="86"/>
        <w:position w:val="6"/>
        <w:sz w:val="16"/>
        <w:szCs w:val="16"/>
        <w:lang w:val="es-ES" w:eastAsia="en-US" w:bidi="ar-SA"/>
      </w:rPr>
    </w:lvl>
    <w:lvl w:ilvl="1" w:tplc="75DCD4D0">
      <w:numFmt w:val="bullet"/>
      <w:lvlText w:val="•"/>
      <w:lvlJc w:val="left"/>
      <w:pPr>
        <w:ind w:left="1318" w:hanging="190"/>
      </w:pPr>
      <w:rPr>
        <w:rFonts w:hint="default"/>
        <w:lang w:val="es-ES" w:eastAsia="en-US" w:bidi="ar-SA"/>
      </w:rPr>
    </w:lvl>
    <w:lvl w:ilvl="2" w:tplc="D9D2D894">
      <w:numFmt w:val="bullet"/>
      <w:lvlText w:val="•"/>
      <w:lvlJc w:val="left"/>
      <w:pPr>
        <w:ind w:left="2336" w:hanging="190"/>
      </w:pPr>
      <w:rPr>
        <w:rFonts w:hint="default"/>
        <w:lang w:val="es-ES" w:eastAsia="en-US" w:bidi="ar-SA"/>
      </w:rPr>
    </w:lvl>
    <w:lvl w:ilvl="3" w:tplc="268626A6">
      <w:numFmt w:val="bullet"/>
      <w:lvlText w:val="•"/>
      <w:lvlJc w:val="left"/>
      <w:pPr>
        <w:ind w:left="3354" w:hanging="190"/>
      </w:pPr>
      <w:rPr>
        <w:rFonts w:hint="default"/>
        <w:lang w:val="es-ES" w:eastAsia="en-US" w:bidi="ar-SA"/>
      </w:rPr>
    </w:lvl>
    <w:lvl w:ilvl="4" w:tplc="195643DC">
      <w:numFmt w:val="bullet"/>
      <w:lvlText w:val="•"/>
      <w:lvlJc w:val="left"/>
      <w:pPr>
        <w:ind w:left="4372" w:hanging="190"/>
      </w:pPr>
      <w:rPr>
        <w:rFonts w:hint="default"/>
        <w:lang w:val="es-ES" w:eastAsia="en-US" w:bidi="ar-SA"/>
      </w:rPr>
    </w:lvl>
    <w:lvl w:ilvl="5" w:tplc="B5C60C84">
      <w:numFmt w:val="bullet"/>
      <w:lvlText w:val="•"/>
      <w:lvlJc w:val="left"/>
      <w:pPr>
        <w:ind w:left="5390" w:hanging="190"/>
      </w:pPr>
      <w:rPr>
        <w:rFonts w:hint="default"/>
        <w:lang w:val="es-ES" w:eastAsia="en-US" w:bidi="ar-SA"/>
      </w:rPr>
    </w:lvl>
    <w:lvl w:ilvl="6" w:tplc="9F6A0E88">
      <w:numFmt w:val="bullet"/>
      <w:lvlText w:val="•"/>
      <w:lvlJc w:val="left"/>
      <w:pPr>
        <w:ind w:left="6408" w:hanging="190"/>
      </w:pPr>
      <w:rPr>
        <w:rFonts w:hint="default"/>
        <w:lang w:val="es-ES" w:eastAsia="en-US" w:bidi="ar-SA"/>
      </w:rPr>
    </w:lvl>
    <w:lvl w:ilvl="7" w:tplc="E3A82F14">
      <w:numFmt w:val="bullet"/>
      <w:lvlText w:val="•"/>
      <w:lvlJc w:val="left"/>
      <w:pPr>
        <w:ind w:left="7426" w:hanging="190"/>
      </w:pPr>
      <w:rPr>
        <w:rFonts w:hint="default"/>
        <w:lang w:val="es-ES" w:eastAsia="en-US" w:bidi="ar-SA"/>
      </w:rPr>
    </w:lvl>
    <w:lvl w:ilvl="8" w:tplc="57F84910">
      <w:numFmt w:val="bullet"/>
      <w:lvlText w:val="•"/>
      <w:lvlJc w:val="left"/>
      <w:pPr>
        <w:ind w:left="8444" w:hanging="190"/>
      </w:pPr>
      <w:rPr>
        <w:rFonts w:hint="default"/>
        <w:lang w:val="es-ES" w:eastAsia="en-US" w:bidi="ar-SA"/>
      </w:rPr>
    </w:lvl>
  </w:abstractNum>
  <w:abstractNum w:abstractNumId="5" w15:restartNumberingAfterBreak="0">
    <w:nsid w:val="197F49C9"/>
    <w:multiLevelType w:val="hybridMultilevel"/>
    <w:tmpl w:val="D18A27C2"/>
    <w:lvl w:ilvl="0" w:tplc="89EE15B6">
      <w:start w:val="1"/>
      <w:numFmt w:val="upperRoman"/>
      <w:lvlText w:val="%1."/>
      <w:lvlJc w:val="left"/>
      <w:pPr>
        <w:ind w:left="112" w:hanging="260"/>
      </w:pPr>
      <w:rPr>
        <w:rFonts w:ascii="Arial" w:eastAsia="Arial" w:hAnsi="Arial" w:cs="Arial" w:hint="default"/>
        <w:i/>
        <w:iCs/>
        <w:w w:val="100"/>
        <w:sz w:val="24"/>
        <w:szCs w:val="24"/>
        <w:lang w:val="es-ES" w:eastAsia="en-US" w:bidi="ar-SA"/>
      </w:rPr>
    </w:lvl>
    <w:lvl w:ilvl="1" w:tplc="3B522A2E">
      <w:start w:val="1"/>
      <w:numFmt w:val="lowerLetter"/>
      <w:lvlText w:val="%2)"/>
      <w:lvlJc w:val="left"/>
      <w:pPr>
        <w:ind w:left="1192" w:hanging="360"/>
      </w:pPr>
      <w:rPr>
        <w:rFonts w:ascii="Arial" w:eastAsia="Arial" w:hAnsi="Arial" w:cs="Arial" w:hint="default"/>
        <w:i/>
        <w:iCs/>
        <w:w w:val="100"/>
        <w:sz w:val="24"/>
        <w:szCs w:val="24"/>
        <w:lang w:val="es-ES" w:eastAsia="en-US" w:bidi="ar-SA"/>
      </w:rPr>
    </w:lvl>
    <w:lvl w:ilvl="2" w:tplc="B4942C5E">
      <w:numFmt w:val="bullet"/>
      <w:lvlText w:val="•"/>
      <w:lvlJc w:val="left"/>
      <w:pPr>
        <w:ind w:left="2231" w:hanging="360"/>
      </w:pPr>
      <w:rPr>
        <w:rFonts w:hint="default"/>
        <w:lang w:val="es-ES" w:eastAsia="en-US" w:bidi="ar-SA"/>
      </w:rPr>
    </w:lvl>
    <w:lvl w:ilvl="3" w:tplc="669A8FC2">
      <w:numFmt w:val="bullet"/>
      <w:lvlText w:val="•"/>
      <w:lvlJc w:val="left"/>
      <w:pPr>
        <w:ind w:left="3262" w:hanging="360"/>
      </w:pPr>
      <w:rPr>
        <w:rFonts w:hint="default"/>
        <w:lang w:val="es-ES" w:eastAsia="en-US" w:bidi="ar-SA"/>
      </w:rPr>
    </w:lvl>
    <w:lvl w:ilvl="4" w:tplc="AE183B9A">
      <w:numFmt w:val="bullet"/>
      <w:lvlText w:val="•"/>
      <w:lvlJc w:val="left"/>
      <w:pPr>
        <w:ind w:left="4293" w:hanging="360"/>
      </w:pPr>
      <w:rPr>
        <w:rFonts w:hint="default"/>
        <w:lang w:val="es-ES" w:eastAsia="en-US" w:bidi="ar-SA"/>
      </w:rPr>
    </w:lvl>
    <w:lvl w:ilvl="5" w:tplc="0EAC3984">
      <w:numFmt w:val="bullet"/>
      <w:lvlText w:val="•"/>
      <w:lvlJc w:val="left"/>
      <w:pPr>
        <w:ind w:left="5324" w:hanging="360"/>
      </w:pPr>
      <w:rPr>
        <w:rFonts w:hint="default"/>
        <w:lang w:val="es-ES" w:eastAsia="en-US" w:bidi="ar-SA"/>
      </w:rPr>
    </w:lvl>
    <w:lvl w:ilvl="6" w:tplc="FC306CFA">
      <w:numFmt w:val="bullet"/>
      <w:lvlText w:val="•"/>
      <w:lvlJc w:val="left"/>
      <w:pPr>
        <w:ind w:left="6355" w:hanging="360"/>
      </w:pPr>
      <w:rPr>
        <w:rFonts w:hint="default"/>
        <w:lang w:val="es-ES" w:eastAsia="en-US" w:bidi="ar-SA"/>
      </w:rPr>
    </w:lvl>
    <w:lvl w:ilvl="7" w:tplc="1FB0002A">
      <w:numFmt w:val="bullet"/>
      <w:lvlText w:val="•"/>
      <w:lvlJc w:val="left"/>
      <w:pPr>
        <w:ind w:left="7386" w:hanging="360"/>
      </w:pPr>
      <w:rPr>
        <w:rFonts w:hint="default"/>
        <w:lang w:val="es-ES" w:eastAsia="en-US" w:bidi="ar-SA"/>
      </w:rPr>
    </w:lvl>
    <w:lvl w:ilvl="8" w:tplc="81C85428">
      <w:numFmt w:val="bullet"/>
      <w:lvlText w:val="•"/>
      <w:lvlJc w:val="left"/>
      <w:pPr>
        <w:ind w:left="8417" w:hanging="360"/>
      </w:pPr>
      <w:rPr>
        <w:rFonts w:hint="default"/>
        <w:lang w:val="es-ES" w:eastAsia="en-US" w:bidi="ar-SA"/>
      </w:rPr>
    </w:lvl>
  </w:abstractNum>
  <w:abstractNum w:abstractNumId="6" w15:restartNumberingAfterBreak="0">
    <w:nsid w:val="1C8C5622"/>
    <w:multiLevelType w:val="hybridMultilevel"/>
    <w:tmpl w:val="61960CE6"/>
    <w:lvl w:ilvl="0" w:tplc="3FDC6D7C">
      <w:start w:val="1"/>
      <w:numFmt w:val="upperRoman"/>
      <w:lvlText w:val="%1."/>
      <w:lvlJc w:val="left"/>
      <w:pPr>
        <w:ind w:left="112" w:hanging="260"/>
      </w:pPr>
      <w:rPr>
        <w:rFonts w:ascii="Arial" w:eastAsia="Arial" w:hAnsi="Arial" w:cs="Arial" w:hint="default"/>
        <w:i/>
        <w:iCs/>
        <w:w w:val="100"/>
        <w:sz w:val="24"/>
        <w:szCs w:val="24"/>
        <w:lang w:val="es-ES" w:eastAsia="en-US" w:bidi="ar-SA"/>
      </w:rPr>
    </w:lvl>
    <w:lvl w:ilvl="1" w:tplc="9070A22C">
      <w:numFmt w:val="bullet"/>
      <w:lvlText w:val="•"/>
      <w:lvlJc w:val="left"/>
      <w:pPr>
        <w:ind w:left="1156" w:hanging="260"/>
      </w:pPr>
      <w:rPr>
        <w:rFonts w:hint="default"/>
        <w:lang w:val="es-ES" w:eastAsia="en-US" w:bidi="ar-SA"/>
      </w:rPr>
    </w:lvl>
    <w:lvl w:ilvl="2" w:tplc="E6F6F020">
      <w:numFmt w:val="bullet"/>
      <w:lvlText w:val="•"/>
      <w:lvlJc w:val="left"/>
      <w:pPr>
        <w:ind w:left="2192" w:hanging="260"/>
      </w:pPr>
      <w:rPr>
        <w:rFonts w:hint="default"/>
        <w:lang w:val="es-ES" w:eastAsia="en-US" w:bidi="ar-SA"/>
      </w:rPr>
    </w:lvl>
    <w:lvl w:ilvl="3" w:tplc="A756FF8E">
      <w:numFmt w:val="bullet"/>
      <w:lvlText w:val="•"/>
      <w:lvlJc w:val="left"/>
      <w:pPr>
        <w:ind w:left="3228" w:hanging="260"/>
      </w:pPr>
      <w:rPr>
        <w:rFonts w:hint="default"/>
        <w:lang w:val="es-ES" w:eastAsia="en-US" w:bidi="ar-SA"/>
      </w:rPr>
    </w:lvl>
    <w:lvl w:ilvl="4" w:tplc="78BAEC1A">
      <w:numFmt w:val="bullet"/>
      <w:lvlText w:val="•"/>
      <w:lvlJc w:val="left"/>
      <w:pPr>
        <w:ind w:left="4264" w:hanging="260"/>
      </w:pPr>
      <w:rPr>
        <w:rFonts w:hint="default"/>
        <w:lang w:val="es-ES" w:eastAsia="en-US" w:bidi="ar-SA"/>
      </w:rPr>
    </w:lvl>
    <w:lvl w:ilvl="5" w:tplc="2B629B96">
      <w:numFmt w:val="bullet"/>
      <w:lvlText w:val="•"/>
      <w:lvlJc w:val="left"/>
      <w:pPr>
        <w:ind w:left="5300" w:hanging="260"/>
      </w:pPr>
      <w:rPr>
        <w:rFonts w:hint="default"/>
        <w:lang w:val="es-ES" w:eastAsia="en-US" w:bidi="ar-SA"/>
      </w:rPr>
    </w:lvl>
    <w:lvl w:ilvl="6" w:tplc="5184AAB2">
      <w:numFmt w:val="bullet"/>
      <w:lvlText w:val="•"/>
      <w:lvlJc w:val="left"/>
      <w:pPr>
        <w:ind w:left="6336" w:hanging="260"/>
      </w:pPr>
      <w:rPr>
        <w:rFonts w:hint="default"/>
        <w:lang w:val="es-ES" w:eastAsia="en-US" w:bidi="ar-SA"/>
      </w:rPr>
    </w:lvl>
    <w:lvl w:ilvl="7" w:tplc="1952AA9A">
      <w:numFmt w:val="bullet"/>
      <w:lvlText w:val="•"/>
      <w:lvlJc w:val="left"/>
      <w:pPr>
        <w:ind w:left="7372" w:hanging="260"/>
      </w:pPr>
      <w:rPr>
        <w:rFonts w:hint="default"/>
        <w:lang w:val="es-ES" w:eastAsia="en-US" w:bidi="ar-SA"/>
      </w:rPr>
    </w:lvl>
    <w:lvl w:ilvl="8" w:tplc="4F329252">
      <w:numFmt w:val="bullet"/>
      <w:lvlText w:val="•"/>
      <w:lvlJc w:val="left"/>
      <w:pPr>
        <w:ind w:left="8408" w:hanging="260"/>
      </w:pPr>
      <w:rPr>
        <w:rFonts w:hint="default"/>
        <w:lang w:val="es-ES" w:eastAsia="en-US" w:bidi="ar-SA"/>
      </w:rPr>
    </w:lvl>
  </w:abstractNum>
  <w:abstractNum w:abstractNumId="7" w15:restartNumberingAfterBreak="0">
    <w:nsid w:val="2B755246"/>
    <w:multiLevelType w:val="hybridMultilevel"/>
    <w:tmpl w:val="22E4E88C"/>
    <w:lvl w:ilvl="0" w:tplc="CB0ABC0E">
      <w:start w:val="1"/>
      <w:numFmt w:val="upperRoman"/>
      <w:lvlText w:val="%1."/>
      <w:lvlJc w:val="left"/>
      <w:pPr>
        <w:ind w:left="358" w:hanging="246"/>
      </w:pPr>
      <w:rPr>
        <w:rFonts w:ascii="Arial" w:eastAsia="Arial" w:hAnsi="Arial" w:cs="Arial" w:hint="default"/>
        <w:i/>
        <w:iCs/>
        <w:w w:val="100"/>
        <w:sz w:val="24"/>
        <w:szCs w:val="24"/>
        <w:lang w:val="es-ES" w:eastAsia="en-US" w:bidi="ar-SA"/>
      </w:rPr>
    </w:lvl>
    <w:lvl w:ilvl="1" w:tplc="1424F4B4">
      <w:numFmt w:val="bullet"/>
      <w:lvlText w:val="•"/>
      <w:lvlJc w:val="left"/>
      <w:pPr>
        <w:ind w:left="1372" w:hanging="246"/>
      </w:pPr>
      <w:rPr>
        <w:rFonts w:hint="default"/>
        <w:lang w:val="es-ES" w:eastAsia="en-US" w:bidi="ar-SA"/>
      </w:rPr>
    </w:lvl>
    <w:lvl w:ilvl="2" w:tplc="64CC672A">
      <w:numFmt w:val="bullet"/>
      <w:lvlText w:val="•"/>
      <w:lvlJc w:val="left"/>
      <w:pPr>
        <w:ind w:left="2384" w:hanging="246"/>
      </w:pPr>
      <w:rPr>
        <w:rFonts w:hint="default"/>
        <w:lang w:val="es-ES" w:eastAsia="en-US" w:bidi="ar-SA"/>
      </w:rPr>
    </w:lvl>
    <w:lvl w:ilvl="3" w:tplc="13DA16F4">
      <w:numFmt w:val="bullet"/>
      <w:lvlText w:val="•"/>
      <w:lvlJc w:val="left"/>
      <w:pPr>
        <w:ind w:left="3396" w:hanging="246"/>
      </w:pPr>
      <w:rPr>
        <w:rFonts w:hint="default"/>
        <w:lang w:val="es-ES" w:eastAsia="en-US" w:bidi="ar-SA"/>
      </w:rPr>
    </w:lvl>
    <w:lvl w:ilvl="4" w:tplc="1638CED8">
      <w:numFmt w:val="bullet"/>
      <w:lvlText w:val="•"/>
      <w:lvlJc w:val="left"/>
      <w:pPr>
        <w:ind w:left="4408" w:hanging="246"/>
      </w:pPr>
      <w:rPr>
        <w:rFonts w:hint="default"/>
        <w:lang w:val="es-ES" w:eastAsia="en-US" w:bidi="ar-SA"/>
      </w:rPr>
    </w:lvl>
    <w:lvl w:ilvl="5" w:tplc="AC76AF9C">
      <w:numFmt w:val="bullet"/>
      <w:lvlText w:val="•"/>
      <w:lvlJc w:val="left"/>
      <w:pPr>
        <w:ind w:left="5420" w:hanging="246"/>
      </w:pPr>
      <w:rPr>
        <w:rFonts w:hint="default"/>
        <w:lang w:val="es-ES" w:eastAsia="en-US" w:bidi="ar-SA"/>
      </w:rPr>
    </w:lvl>
    <w:lvl w:ilvl="6" w:tplc="9708937E">
      <w:numFmt w:val="bullet"/>
      <w:lvlText w:val="•"/>
      <w:lvlJc w:val="left"/>
      <w:pPr>
        <w:ind w:left="6432" w:hanging="246"/>
      </w:pPr>
      <w:rPr>
        <w:rFonts w:hint="default"/>
        <w:lang w:val="es-ES" w:eastAsia="en-US" w:bidi="ar-SA"/>
      </w:rPr>
    </w:lvl>
    <w:lvl w:ilvl="7" w:tplc="D780C040">
      <w:numFmt w:val="bullet"/>
      <w:lvlText w:val="•"/>
      <w:lvlJc w:val="left"/>
      <w:pPr>
        <w:ind w:left="7444" w:hanging="246"/>
      </w:pPr>
      <w:rPr>
        <w:rFonts w:hint="default"/>
        <w:lang w:val="es-ES" w:eastAsia="en-US" w:bidi="ar-SA"/>
      </w:rPr>
    </w:lvl>
    <w:lvl w:ilvl="8" w:tplc="07884920">
      <w:numFmt w:val="bullet"/>
      <w:lvlText w:val="•"/>
      <w:lvlJc w:val="left"/>
      <w:pPr>
        <w:ind w:left="8456" w:hanging="246"/>
      </w:pPr>
      <w:rPr>
        <w:rFonts w:hint="default"/>
        <w:lang w:val="es-ES" w:eastAsia="en-US" w:bidi="ar-SA"/>
      </w:rPr>
    </w:lvl>
  </w:abstractNum>
  <w:abstractNum w:abstractNumId="8" w15:restartNumberingAfterBreak="0">
    <w:nsid w:val="2F790155"/>
    <w:multiLevelType w:val="hybridMultilevel"/>
    <w:tmpl w:val="6B285BCE"/>
    <w:lvl w:ilvl="0" w:tplc="51E4248C">
      <w:numFmt w:val="bullet"/>
      <w:lvlText w:val="●"/>
      <w:lvlJc w:val="left"/>
      <w:pPr>
        <w:ind w:left="832" w:hanging="360"/>
      </w:pPr>
      <w:rPr>
        <w:rFonts w:ascii="Arial MT" w:eastAsia="Arial MT" w:hAnsi="Arial MT" w:cs="Arial MT" w:hint="default"/>
        <w:w w:val="60"/>
        <w:sz w:val="24"/>
        <w:szCs w:val="24"/>
        <w:lang w:val="es-ES" w:eastAsia="en-US" w:bidi="ar-SA"/>
      </w:rPr>
    </w:lvl>
    <w:lvl w:ilvl="1" w:tplc="9A1A5762">
      <w:numFmt w:val="bullet"/>
      <w:lvlText w:val="•"/>
      <w:lvlJc w:val="left"/>
      <w:pPr>
        <w:ind w:left="1804" w:hanging="360"/>
      </w:pPr>
      <w:rPr>
        <w:rFonts w:hint="default"/>
        <w:lang w:val="es-ES" w:eastAsia="en-US" w:bidi="ar-SA"/>
      </w:rPr>
    </w:lvl>
    <w:lvl w:ilvl="2" w:tplc="AB44F118">
      <w:numFmt w:val="bullet"/>
      <w:lvlText w:val="•"/>
      <w:lvlJc w:val="left"/>
      <w:pPr>
        <w:ind w:left="2768" w:hanging="360"/>
      </w:pPr>
      <w:rPr>
        <w:rFonts w:hint="default"/>
        <w:lang w:val="es-ES" w:eastAsia="en-US" w:bidi="ar-SA"/>
      </w:rPr>
    </w:lvl>
    <w:lvl w:ilvl="3" w:tplc="B9EE7788">
      <w:numFmt w:val="bullet"/>
      <w:lvlText w:val="•"/>
      <w:lvlJc w:val="left"/>
      <w:pPr>
        <w:ind w:left="3732" w:hanging="360"/>
      </w:pPr>
      <w:rPr>
        <w:rFonts w:hint="default"/>
        <w:lang w:val="es-ES" w:eastAsia="en-US" w:bidi="ar-SA"/>
      </w:rPr>
    </w:lvl>
    <w:lvl w:ilvl="4" w:tplc="2492410C">
      <w:numFmt w:val="bullet"/>
      <w:lvlText w:val="•"/>
      <w:lvlJc w:val="left"/>
      <w:pPr>
        <w:ind w:left="4696" w:hanging="360"/>
      </w:pPr>
      <w:rPr>
        <w:rFonts w:hint="default"/>
        <w:lang w:val="es-ES" w:eastAsia="en-US" w:bidi="ar-SA"/>
      </w:rPr>
    </w:lvl>
    <w:lvl w:ilvl="5" w:tplc="BD644E66">
      <w:numFmt w:val="bullet"/>
      <w:lvlText w:val="•"/>
      <w:lvlJc w:val="left"/>
      <w:pPr>
        <w:ind w:left="5660" w:hanging="360"/>
      </w:pPr>
      <w:rPr>
        <w:rFonts w:hint="default"/>
        <w:lang w:val="es-ES" w:eastAsia="en-US" w:bidi="ar-SA"/>
      </w:rPr>
    </w:lvl>
    <w:lvl w:ilvl="6" w:tplc="04384C5C">
      <w:numFmt w:val="bullet"/>
      <w:lvlText w:val="•"/>
      <w:lvlJc w:val="left"/>
      <w:pPr>
        <w:ind w:left="6624" w:hanging="360"/>
      </w:pPr>
      <w:rPr>
        <w:rFonts w:hint="default"/>
        <w:lang w:val="es-ES" w:eastAsia="en-US" w:bidi="ar-SA"/>
      </w:rPr>
    </w:lvl>
    <w:lvl w:ilvl="7" w:tplc="BDFCF516">
      <w:numFmt w:val="bullet"/>
      <w:lvlText w:val="•"/>
      <w:lvlJc w:val="left"/>
      <w:pPr>
        <w:ind w:left="7588" w:hanging="360"/>
      </w:pPr>
      <w:rPr>
        <w:rFonts w:hint="default"/>
        <w:lang w:val="es-ES" w:eastAsia="en-US" w:bidi="ar-SA"/>
      </w:rPr>
    </w:lvl>
    <w:lvl w:ilvl="8" w:tplc="119E501A">
      <w:numFmt w:val="bullet"/>
      <w:lvlText w:val="•"/>
      <w:lvlJc w:val="left"/>
      <w:pPr>
        <w:ind w:left="8552" w:hanging="360"/>
      </w:pPr>
      <w:rPr>
        <w:rFonts w:hint="default"/>
        <w:lang w:val="es-ES" w:eastAsia="en-US" w:bidi="ar-SA"/>
      </w:rPr>
    </w:lvl>
  </w:abstractNum>
  <w:abstractNum w:abstractNumId="9" w15:restartNumberingAfterBreak="0">
    <w:nsid w:val="36DB306B"/>
    <w:multiLevelType w:val="hybridMultilevel"/>
    <w:tmpl w:val="56C0620C"/>
    <w:lvl w:ilvl="0" w:tplc="DC567CA2">
      <w:start w:val="1"/>
      <w:numFmt w:val="lowerLetter"/>
      <w:lvlText w:val="%1)."/>
      <w:lvlJc w:val="left"/>
      <w:pPr>
        <w:ind w:left="112" w:hanging="409"/>
      </w:pPr>
      <w:rPr>
        <w:rFonts w:ascii="Arial" w:eastAsia="Arial" w:hAnsi="Arial" w:cs="Arial" w:hint="default"/>
        <w:i/>
        <w:iCs/>
        <w:w w:val="100"/>
        <w:sz w:val="24"/>
        <w:szCs w:val="24"/>
        <w:lang w:val="es-ES" w:eastAsia="en-US" w:bidi="ar-SA"/>
      </w:rPr>
    </w:lvl>
    <w:lvl w:ilvl="1" w:tplc="D130AC04">
      <w:numFmt w:val="bullet"/>
      <w:lvlText w:val="•"/>
      <w:lvlJc w:val="left"/>
      <w:pPr>
        <w:ind w:left="1156" w:hanging="409"/>
      </w:pPr>
      <w:rPr>
        <w:rFonts w:hint="default"/>
        <w:lang w:val="es-ES" w:eastAsia="en-US" w:bidi="ar-SA"/>
      </w:rPr>
    </w:lvl>
    <w:lvl w:ilvl="2" w:tplc="C5B40EC8">
      <w:numFmt w:val="bullet"/>
      <w:lvlText w:val="•"/>
      <w:lvlJc w:val="left"/>
      <w:pPr>
        <w:ind w:left="2192" w:hanging="409"/>
      </w:pPr>
      <w:rPr>
        <w:rFonts w:hint="default"/>
        <w:lang w:val="es-ES" w:eastAsia="en-US" w:bidi="ar-SA"/>
      </w:rPr>
    </w:lvl>
    <w:lvl w:ilvl="3" w:tplc="516885EA">
      <w:numFmt w:val="bullet"/>
      <w:lvlText w:val="•"/>
      <w:lvlJc w:val="left"/>
      <w:pPr>
        <w:ind w:left="3228" w:hanging="409"/>
      </w:pPr>
      <w:rPr>
        <w:rFonts w:hint="default"/>
        <w:lang w:val="es-ES" w:eastAsia="en-US" w:bidi="ar-SA"/>
      </w:rPr>
    </w:lvl>
    <w:lvl w:ilvl="4" w:tplc="0AB0529E">
      <w:numFmt w:val="bullet"/>
      <w:lvlText w:val="•"/>
      <w:lvlJc w:val="left"/>
      <w:pPr>
        <w:ind w:left="4264" w:hanging="409"/>
      </w:pPr>
      <w:rPr>
        <w:rFonts w:hint="default"/>
        <w:lang w:val="es-ES" w:eastAsia="en-US" w:bidi="ar-SA"/>
      </w:rPr>
    </w:lvl>
    <w:lvl w:ilvl="5" w:tplc="12943138">
      <w:numFmt w:val="bullet"/>
      <w:lvlText w:val="•"/>
      <w:lvlJc w:val="left"/>
      <w:pPr>
        <w:ind w:left="5300" w:hanging="409"/>
      </w:pPr>
      <w:rPr>
        <w:rFonts w:hint="default"/>
        <w:lang w:val="es-ES" w:eastAsia="en-US" w:bidi="ar-SA"/>
      </w:rPr>
    </w:lvl>
    <w:lvl w:ilvl="6" w:tplc="9ADEA83C">
      <w:numFmt w:val="bullet"/>
      <w:lvlText w:val="•"/>
      <w:lvlJc w:val="left"/>
      <w:pPr>
        <w:ind w:left="6336" w:hanging="409"/>
      </w:pPr>
      <w:rPr>
        <w:rFonts w:hint="default"/>
        <w:lang w:val="es-ES" w:eastAsia="en-US" w:bidi="ar-SA"/>
      </w:rPr>
    </w:lvl>
    <w:lvl w:ilvl="7" w:tplc="8A6A86CE">
      <w:numFmt w:val="bullet"/>
      <w:lvlText w:val="•"/>
      <w:lvlJc w:val="left"/>
      <w:pPr>
        <w:ind w:left="7372" w:hanging="409"/>
      </w:pPr>
      <w:rPr>
        <w:rFonts w:hint="default"/>
        <w:lang w:val="es-ES" w:eastAsia="en-US" w:bidi="ar-SA"/>
      </w:rPr>
    </w:lvl>
    <w:lvl w:ilvl="8" w:tplc="F47A94CE">
      <w:numFmt w:val="bullet"/>
      <w:lvlText w:val="•"/>
      <w:lvlJc w:val="left"/>
      <w:pPr>
        <w:ind w:left="8408" w:hanging="409"/>
      </w:pPr>
      <w:rPr>
        <w:rFonts w:hint="default"/>
        <w:lang w:val="es-ES" w:eastAsia="en-US" w:bidi="ar-SA"/>
      </w:rPr>
    </w:lvl>
  </w:abstractNum>
  <w:abstractNum w:abstractNumId="10" w15:restartNumberingAfterBreak="0">
    <w:nsid w:val="38AC7081"/>
    <w:multiLevelType w:val="hybridMultilevel"/>
    <w:tmpl w:val="C7721B4E"/>
    <w:lvl w:ilvl="0" w:tplc="E16A1934">
      <w:start w:val="1"/>
      <w:numFmt w:val="lowerLetter"/>
      <w:lvlText w:val="%1)."/>
      <w:lvlJc w:val="left"/>
      <w:pPr>
        <w:ind w:left="112" w:hanging="349"/>
      </w:pPr>
      <w:rPr>
        <w:rFonts w:ascii="Arial" w:eastAsia="Arial" w:hAnsi="Arial" w:cs="Arial" w:hint="default"/>
        <w:i/>
        <w:iCs/>
        <w:w w:val="100"/>
        <w:sz w:val="24"/>
        <w:szCs w:val="24"/>
        <w:lang w:val="es-ES" w:eastAsia="en-US" w:bidi="ar-SA"/>
      </w:rPr>
    </w:lvl>
    <w:lvl w:ilvl="1" w:tplc="6994E2B8">
      <w:numFmt w:val="bullet"/>
      <w:lvlText w:val="•"/>
      <w:lvlJc w:val="left"/>
      <w:pPr>
        <w:ind w:left="1156" w:hanging="349"/>
      </w:pPr>
      <w:rPr>
        <w:rFonts w:hint="default"/>
        <w:lang w:val="es-ES" w:eastAsia="en-US" w:bidi="ar-SA"/>
      </w:rPr>
    </w:lvl>
    <w:lvl w:ilvl="2" w:tplc="4FB4FECE">
      <w:numFmt w:val="bullet"/>
      <w:lvlText w:val="•"/>
      <w:lvlJc w:val="left"/>
      <w:pPr>
        <w:ind w:left="2192" w:hanging="349"/>
      </w:pPr>
      <w:rPr>
        <w:rFonts w:hint="default"/>
        <w:lang w:val="es-ES" w:eastAsia="en-US" w:bidi="ar-SA"/>
      </w:rPr>
    </w:lvl>
    <w:lvl w:ilvl="3" w:tplc="C5FAC02C">
      <w:numFmt w:val="bullet"/>
      <w:lvlText w:val="•"/>
      <w:lvlJc w:val="left"/>
      <w:pPr>
        <w:ind w:left="3228" w:hanging="349"/>
      </w:pPr>
      <w:rPr>
        <w:rFonts w:hint="default"/>
        <w:lang w:val="es-ES" w:eastAsia="en-US" w:bidi="ar-SA"/>
      </w:rPr>
    </w:lvl>
    <w:lvl w:ilvl="4" w:tplc="D6B2FBB4">
      <w:numFmt w:val="bullet"/>
      <w:lvlText w:val="•"/>
      <w:lvlJc w:val="left"/>
      <w:pPr>
        <w:ind w:left="4264" w:hanging="349"/>
      </w:pPr>
      <w:rPr>
        <w:rFonts w:hint="default"/>
        <w:lang w:val="es-ES" w:eastAsia="en-US" w:bidi="ar-SA"/>
      </w:rPr>
    </w:lvl>
    <w:lvl w:ilvl="5" w:tplc="E7EE4CE4">
      <w:numFmt w:val="bullet"/>
      <w:lvlText w:val="•"/>
      <w:lvlJc w:val="left"/>
      <w:pPr>
        <w:ind w:left="5300" w:hanging="349"/>
      </w:pPr>
      <w:rPr>
        <w:rFonts w:hint="default"/>
        <w:lang w:val="es-ES" w:eastAsia="en-US" w:bidi="ar-SA"/>
      </w:rPr>
    </w:lvl>
    <w:lvl w:ilvl="6" w:tplc="5C605890">
      <w:numFmt w:val="bullet"/>
      <w:lvlText w:val="•"/>
      <w:lvlJc w:val="left"/>
      <w:pPr>
        <w:ind w:left="6336" w:hanging="349"/>
      </w:pPr>
      <w:rPr>
        <w:rFonts w:hint="default"/>
        <w:lang w:val="es-ES" w:eastAsia="en-US" w:bidi="ar-SA"/>
      </w:rPr>
    </w:lvl>
    <w:lvl w:ilvl="7" w:tplc="E898A1C2">
      <w:numFmt w:val="bullet"/>
      <w:lvlText w:val="•"/>
      <w:lvlJc w:val="left"/>
      <w:pPr>
        <w:ind w:left="7372" w:hanging="349"/>
      </w:pPr>
      <w:rPr>
        <w:rFonts w:hint="default"/>
        <w:lang w:val="es-ES" w:eastAsia="en-US" w:bidi="ar-SA"/>
      </w:rPr>
    </w:lvl>
    <w:lvl w:ilvl="8" w:tplc="3FE21E5E">
      <w:numFmt w:val="bullet"/>
      <w:lvlText w:val="•"/>
      <w:lvlJc w:val="left"/>
      <w:pPr>
        <w:ind w:left="8408" w:hanging="349"/>
      </w:pPr>
      <w:rPr>
        <w:rFonts w:hint="default"/>
        <w:lang w:val="es-ES" w:eastAsia="en-US" w:bidi="ar-SA"/>
      </w:rPr>
    </w:lvl>
  </w:abstractNum>
  <w:abstractNum w:abstractNumId="11" w15:restartNumberingAfterBreak="0">
    <w:nsid w:val="3FF560AB"/>
    <w:multiLevelType w:val="hybridMultilevel"/>
    <w:tmpl w:val="833AAFB2"/>
    <w:lvl w:ilvl="0" w:tplc="CA72F086">
      <w:numFmt w:val="bullet"/>
      <w:lvlText w:val="●"/>
      <w:lvlJc w:val="left"/>
      <w:pPr>
        <w:ind w:left="899" w:hanging="427"/>
      </w:pPr>
      <w:rPr>
        <w:rFonts w:ascii="Microsoft Sans Serif" w:eastAsia="Microsoft Sans Serif" w:hAnsi="Microsoft Sans Serif" w:cs="Microsoft Sans Serif" w:hint="default"/>
        <w:w w:val="100"/>
        <w:sz w:val="24"/>
        <w:szCs w:val="24"/>
        <w:lang w:val="es-ES" w:eastAsia="en-US" w:bidi="ar-SA"/>
      </w:rPr>
    </w:lvl>
    <w:lvl w:ilvl="1" w:tplc="0DDC08F6">
      <w:numFmt w:val="bullet"/>
      <w:lvlText w:val="•"/>
      <w:lvlJc w:val="left"/>
      <w:pPr>
        <w:ind w:left="1858" w:hanging="427"/>
      </w:pPr>
      <w:rPr>
        <w:rFonts w:hint="default"/>
        <w:lang w:val="es-ES" w:eastAsia="en-US" w:bidi="ar-SA"/>
      </w:rPr>
    </w:lvl>
    <w:lvl w:ilvl="2" w:tplc="3F866F9E">
      <w:numFmt w:val="bullet"/>
      <w:lvlText w:val="•"/>
      <w:lvlJc w:val="left"/>
      <w:pPr>
        <w:ind w:left="2816" w:hanging="427"/>
      </w:pPr>
      <w:rPr>
        <w:rFonts w:hint="default"/>
        <w:lang w:val="es-ES" w:eastAsia="en-US" w:bidi="ar-SA"/>
      </w:rPr>
    </w:lvl>
    <w:lvl w:ilvl="3" w:tplc="8BC6AC5C">
      <w:numFmt w:val="bullet"/>
      <w:lvlText w:val="•"/>
      <w:lvlJc w:val="left"/>
      <w:pPr>
        <w:ind w:left="3774" w:hanging="427"/>
      </w:pPr>
      <w:rPr>
        <w:rFonts w:hint="default"/>
        <w:lang w:val="es-ES" w:eastAsia="en-US" w:bidi="ar-SA"/>
      </w:rPr>
    </w:lvl>
    <w:lvl w:ilvl="4" w:tplc="F2C2C316">
      <w:numFmt w:val="bullet"/>
      <w:lvlText w:val="•"/>
      <w:lvlJc w:val="left"/>
      <w:pPr>
        <w:ind w:left="4732" w:hanging="427"/>
      </w:pPr>
      <w:rPr>
        <w:rFonts w:hint="default"/>
        <w:lang w:val="es-ES" w:eastAsia="en-US" w:bidi="ar-SA"/>
      </w:rPr>
    </w:lvl>
    <w:lvl w:ilvl="5" w:tplc="9A08B486">
      <w:numFmt w:val="bullet"/>
      <w:lvlText w:val="•"/>
      <w:lvlJc w:val="left"/>
      <w:pPr>
        <w:ind w:left="5690" w:hanging="427"/>
      </w:pPr>
      <w:rPr>
        <w:rFonts w:hint="default"/>
        <w:lang w:val="es-ES" w:eastAsia="en-US" w:bidi="ar-SA"/>
      </w:rPr>
    </w:lvl>
    <w:lvl w:ilvl="6" w:tplc="1858509C">
      <w:numFmt w:val="bullet"/>
      <w:lvlText w:val="•"/>
      <w:lvlJc w:val="left"/>
      <w:pPr>
        <w:ind w:left="6648" w:hanging="427"/>
      </w:pPr>
      <w:rPr>
        <w:rFonts w:hint="default"/>
        <w:lang w:val="es-ES" w:eastAsia="en-US" w:bidi="ar-SA"/>
      </w:rPr>
    </w:lvl>
    <w:lvl w:ilvl="7" w:tplc="E63ADC7A">
      <w:numFmt w:val="bullet"/>
      <w:lvlText w:val="•"/>
      <w:lvlJc w:val="left"/>
      <w:pPr>
        <w:ind w:left="7606" w:hanging="427"/>
      </w:pPr>
      <w:rPr>
        <w:rFonts w:hint="default"/>
        <w:lang w:val="es-ES" w:eastAsia="en-US" w:bidi="ar-SA"/>
      </w:rPr>
    </w:lvl>
    <w:lvl w:ilvl="8" w:tplc="DDDE3B06">
      <w:numFmt w:val="bullet"/>
      <w:lvlText w:val="•"/>
      <w:lvlJc w:val="left"/>
      <w:pPr>
        <w:ind w:left="8564" w:hanging="427"/>
      </w:pPr>
      <w:rPr>
        <w:rFonts w:hint="default"/>
        <w:lang w:val="es-ES" w:eastAsia="en-US" w:bidi="ar-SA"/>
      </w:rPr>
    </w:lvl>
  </w:abstractNum>
  <w:abstractNum w:abstractNumId="12" w15:restartNumberingAfterBreak="0">
    <w:nsid w:val="43C818CD"/>
    <w:multiLevelType w:val="hybridMultilevel"/>
    <w:tmpl w:val="58228BCC"/>
    <w:lvl w:ilvl="0" w:tplc="8D162328">
      <w:start w:val="1"/>
      <w:numFmt w:val="decimal"/>
      <w:lvlText w:val="%1."/>
      <w:lvlJc w:val="left"/>
      <w:pPr>
        <w:ind w:left="832" w:hanging="360"/>
      </w:pPr>
      <w:rPr>
        <w:rFonts w:ascii="Arial MT" w:eastAsia="Arial MT" w:hAnsi="Arial MT" w:cs="Arial MT" w:hint="default"/>
        <w:w w:val="100"/>
        <w:sz w:val="24"/>
        <w:szCs w:val="24"/>
        <w:lang w:val="es-ES" w:eastAsia="en-US" w:bidi="ar-SA"/>
      </w:rPr>
    </w:lvl>
    <w:lvl w:ilvl="1" w:tplc="2C703FA2">
      <w:numFmt w:val="bullet"/>
      <w:lvlText w:val="•"/>
      <w:lvlJc w:val="left"/>
      <w:pPr>
        <w:ind w:left="1804" w:hanging="360"/>
      </w:pPr>
      <w:rPr>
        <w:rFonts w:hint="default"/>
        <w:lang w:val="es-ES" w:eastAsia="en-US" w:bidi="ar-SA"/>
      </w:rPr>
    </w:lvl>
    <w:lvl w:ilvl="2" w:tplc="8AC2B1DA">
      <w:numFmt w:val="bullet"/>
      <w:lvlText w:val="•"/>
      <w:lvlJc w:val="left"/>
      <w:pPr>
        <w:ind w:left="2768" w:hanging="360"/>
      </w:pPr>
      <w:rPr>
        <w:rFonts w:hint="default"/>
        <w:lang w:val="es-ES" w:eastAsia="en-US" w:bidi="ar-SA"/>
      </w:rPr>
    </w:lvl>
    <w:lvl w:ilvl="3" w:tplc="AD588BC0">
      <w:numFmt w:val="bullet"/>
      <w:lvlText w:val="•"/>
      <w:lvlJc w:val="left"/>
      <w:pPr>
        <w:ind w:left="3732" w:hanging="360"/>
      </w:pPr>
      <w:rPr>
        <w:rFonts w:hint="default"/>
        <w:lang w:val="es-ES" w:eastAsia="en-US" w:bidi="ar-SA"/>
      </w:rPr>
    </w:lvl>
    <w:lvl w:ilvl="4" w:tplc="BE208A8E">
      <w:numFmt w:val="bullet"/>
      <w:lvlText w:val="•"/>
      <w:lvlJc w:val="left"/>
      <w:pPr>
        <w:ind w:left="4696" w:hanging="360"/>
      </w:pPr>
      <w:rPr>
        <w:rFonts w:hint="default"/>
        <w:lang w:val="es-ES" w:eastAsia="en-US" w:bidi="ar-SA"/>
      </w:rPr>
    </w:lvl>
    <w:lvl w:ilvl="5" w:tplc="EC54F1CC">
      <w:numFmt w:val="bullet"/>
      <w:lvlText w:val="•"/>
      <w:lvlJc w:val="left"/>
      <w:pPr>
        <w:ind w:left="5660" w:hanging="360"/>
      </w:pPr>
      <w:rPr>
        <w:rFonts w:hint="default"/>
        <w:lang w:val="es-ES" w:eastAsia="en-US" w:bidi="ar-SA"/>
      </w:rPr>
    </w:lvl>
    <w:lvl w:ilvl="6" w:tplc="E3B892FA">
      <w:numFmt w:val="bullet"/>
      <w:lvlText w:val="•"/>
      <w:lvlJc w:val="left"/>
      <w:pPr>
        <w:ind w:left="6624" w:hanging="360"/>
      </w:pPr>
      <w:rPr>
        <w:rFonts w:hint="default"/>
        <w:lang w:val="es-ES" w:eastAsia="en-US" w:bidi="ar-SA"/>
      </w:rPr>
    </w:lvl>
    <w:lvl w:ilvl="7" w:tplc="0C7085D6">
      <w:numFmt w:val="bullet"/>
      <w:lvlText w:val="•"/>
      <w:lvlJc w:val="left"/>
      <w:pPr>
        <w:ind w:left="7588" w:hanging="360"/>
      </w:pPr>
      <w:rPr>
        <w:rFonts w:hint="default"/>
        <w:lang w:val="es-ES" w:eastAsia="en-US" w:bidi="ar-SA"/>
      </w:rPr>
    </w:lvl>
    <w:lvl w:ilvl="8" w:tplc="F10AA422">
      <w:numFmt w:val="bullet"/>
      <w:lvlText w:val="•"/>
      <w:lvlJc w:val="left"/>
      <w:pPr>
        <w:ind w:left="8552" w:hanging="360"/>
      </w:pPr>
      <w:rPr>
        <w:rFonts w:hint="default"/>
        <w:lang w:val="es-ES" w:eastAsia="en-US" w:bidi="ar-SA"/>
      </w:rPr>
    </w:lvl>
  </w:abstractNum>
  <w:abstractNum w:abstractNumId="13" w15:restartNumberingAfterBreak="0">
    <w:nsid w:val="4B221E64"/>
    <w:multiLevelType w:val="hybridMultilevel"/>
    <w:tmpl w:val="1018AE22"/>
    <w:lvl w:ilvl="0" w:tplc="BA284958">
      <w:start w:val="1"/>
      <w:numFmt w:val="decimal"/>
      <w:lvlText w:val="%1."/>
      <w:lvlJc w:val="left"/>
      <w:pPr>
        <w:ind w:left="832" w:hanging="360"/>
      </w:pPr>
      <w:rPr>
        <w:rFonts w:ascii="Arial MT" w:eastAsia="Arial MT" w:hAnsi="Arial MT" w:cs="Arial MT" w:hint="default"/>
        <w:w w:val="100"/>
        <w:sz w:val="24"/>
        <w:szCs w:val="24"/>
        <w:lang w:val="es-ES" w:eastAsia="en-US" w:bidi="ar-SA"/>
      </w:rPr>
    </w:lvl>
    <w:lvl w:ilvl="1" w:tplc="3C0C27BA">
      <w:numFmt w:val="bullet"/>
      <w:lvlText w:val="•"/>
      <w:lvlJc w:val="left"/>
      <w:pPr>
        <w:ind w:left="1804" w:hanging="360"/>
      </w:pPr>
      <w:rPr>
        <w:rFonts w:hint="default"/>
        <w:lang w:val="es-ES" w:eastAsia="en-US" w:bidi="ar-SA"/>
      </w:rPr>
    </w:lvl>
    <w:lvl w:ilvl="2" w:tplc="56CAEACA">
      <w:numFmt w:val="bullet"/>
      <w:lvlText w:val="•"/>
      <w:lvlJc w:val="left"/>
      <w:pPr>
        <w:ind w:left="2768" w:hanging="360"/>
      </w:pPr>
      <w:rPr>
        <w:rFonts w:hint="default"/>
        <w:lang w:val="es-ES" w:eastAsia="en-US" w:bidi="ar-SA"/>
      </w:rPr>
    </w:lvl>
    <w:lvl w:ilvl="3" w:tplc="F724D26C">
      <w:numFmt w:val="bullet"/>
      <w:lvlText w:val="•"/>
      <w:lvlJc w:val="left"/>
      <w:pPr>
        <w:ind w:left="3732" w:hanging="360"/>
      </w:pPr>
      <w:rPr>
        <w:rFonts w:hint="default"/>
        <w:lang w:val="es-ES" w:eastAsia="en-US" w:bidi="ar-SA"/>
      </w:rPr>
    </w:lvl>
    <w:lvl w:ilvl="4" w:tplc="3528C9F4">
      <w:numFmt w:val="bullet"/>
      <w:lvlText w:val="•"/>
      <w:lvlJc w:val="left"/>
      <w:pPr>
        <w:ind w:left="4696" w:hanging="360"/>
      </w:pPr>
      <w:rPr>
        <w:rFonts w:hint="default"/>
        <w:lang w:val="es-ES" w:eastAsia="en-US" w:bidi="ar-SA"/>
      </w:rPr>
    </w:lvl>
    <w:lvl w:ilvl="5" w:tplc="49B8ACCC">
      <w:numFmt w:val="bullet"/>
      <w:lvlText w:val="•"/>
      <w:lvlJc w:val="left"/>
      <w:pPr>
        <w:ind w:left="5660" w:hanging="360"/>
      </w:pPr>
      <w:rPr>
        <w:rFonts w:hint="default"/>
        <w:lang w:val="es-ES" w:eastAsia="en-US" w:bidi="ar-SA"/>
      </w:rPr>
    </w:lvl>
    <w:lvl w:ilvl="6" w:tplc="951CF182">
      <w:numFmt w:val="bullet"/>
      <w:lvlText w:val="•"/>
      <w:lvlJc w:val="left"/>
      <w:pPr>
        <w:ind w:left="6624" w:hanging="360"/>
      </w:pPr>
      <w:rPr>
        <w:rFonts w:hint="default"/>
        <w:lang w:val="es-ES" w:eastAsia="en-US" w:bidi="ar-SA"/>
      </w:rPr>
    </w:lvl>
    <w:lvl w:ilvl="7" w:tplc="B808A278">
      <w:numFmt w:val="bullet"/>
      <w:lvlText w:val="•"/>
      <w:lvlJc w:val="left"/>
      <w:pPr>
        <w:ind w:left="7588" w:hanging="360"/>
      </w:pPr>
      <w:rPr>
        <w:rFonts w:hint="default"/>
        <w:lang w:val="es-ES" w:eastAsia="en-US" w:bidi="ar-SA"/>
      </w:rPr>
    </w:lvl>
    <w:lvl w:ilvl="8" w:tplc="87A2EA64">
      <w:numFmt w:val="bullet"/>
      <w:lvlText w:val="•"/>
      <w:lvlJc w:val="left"/>
      <w:pPr>
        <w:ind w:left="8552" w:hanging="360"/>
      </w:pPr>
      <w:rPr>
        <w:rFonts w:hint="default"/>
        <w:lang w:val="es-ES" w:eastAsia="en-US" w:bidi="ar-SA"/>
      </w:rPr>
    </w:lvl>
  </w:abstractNum>
  <w:abstractNum w:abstractNumId="14" w15:restartNumberingAfterBreak="0">
    <w:nsid w:val="526D70D5"/>
    <w:multiLevelType w:val="hybridMultilevel"/>
    <w:tmpl w:val="F38252AE"/>
    <w:lvl w:ilvl="0" w:tplc="63F663B0">
      <w:start w:val="3"/>
      <w:numFmt w:val="decimal"/>
      <w:lvlText w:val="%1"/>
      <w:lvlJc w:val="left"/>
      <w:pPr>
        <w:ind w:left="227" w:hanging="115"/>
      </w:pPr>
      <w:rPr>
        <w:rFonts w:ascii="Trebuchet MS" w:eastAsia="Trebuchet MS" w:hAnsi="Trebuchet MS" w:cs="Trebuchet MS" w:hint="default"/>
        <w:w w:val="86"/>
        <w:position w:val="6"/>
        <w:sz w:val="16"/>
        <w:szCs w:val="16"/>
        <w:lang w:val="es-ES" w:eastAsia="en-US" w:bidi="ar-SA"/>
      </w:rPr>
    </w:lvl>
    <w:lvl w:ilvl="1" w:tplc="E5BAB03E">
      <w:numFmt w:val="bullet"/>
      <w:lvlText w:val="•"/>
      <w:lvlJc w:val="left"/>
      <w:pPr>
        <w:ind w:left="1246" w:hanging="115"/>
      </w:pPr>
      <w:rPr>
        <w:rFonts w:hint="default"/>
        <w:lang w:val="es-ES" w:eastAsia="en-US" w:bidi="ar-SA"/>
      </w:rPr>
    </w:lvl>
    <w:lvl w:ilvl="2" w:tplc="E2DC9810">
      <w:numFmt w:val="bullet"/>
      <w:lvlText w:val="•"/>
      <w:lvlJc w:val="left"/>
      <w:pPr>
        <w:ind w:left="2272" w:hanging="115"/>
      </w:pPr>
      <w:rPr>
        <w:rFonts w:hint="default"/>
        <w:lang w:val="es-ES" w:eastAsia="en-US" w:bidi="ar-SA"/>
      </w:rPr>
    </w:lvl>
    <w:lvl w:ilvl="3" w:tplc="11F66868">
      <w:numFmt w:val="bullet"/>
      <w:lvlText w:val="•"/>
      <w:lvlJc w:val="left"/>
      <w:pPr>
        <w:ind w:left="3298" w:hanging="115"/>
      </w:pPr>
      <w:rPr>
        <w:rFonts w:hint="default"/>
        <w:lang w:val="es-ES" w:eastAsia="en-US" w:bidi="ar-SA"/>
      </w:rPr>
    </w:lvl>
    <w:lvl w:ilvl="4" w:tplc="D5D27FE2">
      <w:numFmt w:val="bullet"/>
      <w:lvlText w:val="•"/>
      <w:lvlJc w:val="left"/>
      <w:pPr>
        <w:ind w:left="4324" w:hanging="115"/>
      </w:pPr>
      <w:rPr>
        <w:rFonts w:hint="default"/>
        <w:lang w:val="es-ES" w:eastAsia="en-US" w:bidi="ar-SA"/>
      </w:rPr>
    </w:lvl>
    <w:lvl w:ilvl="5" w:tplc="A50AEC92">
      <w:numFmt w:val="bullet"/>
      <w:lvlText w:val="•"/>
      <w:lvlJc w:val="left"/>
      <w:pPr>
        <w:ind w:left="5350" w:hanging="115"/>
      </w:pPr>
      <w:rPr>
        <w:rFonts w:hint="default"/>
        <w:lang w:val="es-ES" w:eastAsia="en-US" w:bidi="ar-SA"/>
      </w:rPr>
    </w:lvl>
    <w:lvl w:ilvl="6" w:tplc="5B345D14">
      <w:numFmt w:val="bullet"/>
      <w:lvlText w:val="•"/>
      <w:lvlJc w:val="left"/>
      <w:pPr>
        <w:ind w:left="6376" w:hanging="115"/>
      </w:pPr>
      <w:rPr>
        <w:rFonts w:hint="default"/>
        <w:lang w:val="es-ES" w:eastAsia="en-US" w:bidi="ar-SA"/>
      </w:rPr>
    </w:lvl>
    <w:lvl w:ilvl="7" w:tplc="5A027A4C">
      <w:numFmt w:val="bullet"/>
      <w:lvlText w:val="•"/>
      <w:lvlJc w:val="left"/>
      <w:pPr>
        <w:ind w:left="7402" w:hanging="115"/>
      </w:pPr>
      <w:rPr>
        <w:rFonts w:hint="default"/>
        <w:lang w:val="es-ES" w:eastAsia="en-US" w:bidi="ar-SA"/>
      </w:rPr>
    </w:lvl>
    <w:lvl w:ilvl="8" w:tplc="1212A84E">
      <w:numFmt w:val="bullet"/>
      <w:lvlText w:val="•"/>
      <w:lvlJc w:val="left"/>
      <w:pPr>
        <w:ind w:left="8428" w:hanging="115"/>
      </w:pPr>
      <w:rPr>
        <w:rFonts w:hint="default"/>
        <w:lang w:val="es-ES" w:eastAsia="en-US" w:bidi="ar-SA"/>
      </w:rPr>
    </w:lvl>
  </w:abstractNum>
  <w:abstractNum w:abstractNumId="15" w15:restartNumberingAfterBreak="0">
    <w:nsid w:val="54E05CD0"/>
    <w:multiLevelType w:val="hybridMultilevel"/>
    <w:tmpl w:val="9D8A38E4"/>
    <w:lvl w:ilvl="0" w:tplc="13F63F9E">
      <w:numFmt w:val="bullet"/>
      <w:lvlText w:val="●"/>
      <w:lvlJc w:val="left"/>
      <w:pPr>
        <w:ind w:left="832" w:hanging="360"/>
      </w:pPr>
      <w:rPr>
        <w:rFonts w:ascii="Arial MT" w:eastAsia="Arial MT" w:hAnsi="Arial MT" w:cs="Arial MT" w:hint="default"/>
        <w:w w:val="60"/>
        <w:sz w:val="24"/>
        <w:szCs w:val="24"/>
        <w:lang w:val="es-ES" w:eastAsia="en-US" w:bidi="ar-SA"/>
      </w:rPr>
    </w:lvl>
    <w:lvl w:ilvl="1" w:tplc="00CCD316">
      <w:numFmt w:val="bullet"/>
      <w:lvlText w:val="•"/>
      <w:lvlJc w:val="left"/>
      <w:pPr>
        <w:ind w:left="1804" w:hanging="360"/>
      </w:pPr>
      <w:rPr>
        <w:rFonts w:hint="default"/>
        <w:lang w:val="es-ES" w:eastAsia="en-US" w:bidi="ar-SA"/>
      </w:rPr>
    </w:lvl>
    <w:lvl w:ilvl="2" w:tplc="AEA8045E">
      <w:numFmt w:val="bullet"/>
      <w:lvlText w:val="•"/>
      <w:lvlJc w:val="left"/>
      <w:pPr>
        <w:ind w:left="2768" w:hanging="360"/>
      </w:pPr>
      <w:rPr>
        <w:rFonts w:hint="default"/>
        <w:lang w:val="es-ES" w:eastAsia="en-US" w:bidi="ar-SA"/>
      </w:rPr>
    </w:lvl>
    <w:lvl w:ilvl="3" w:tplc="CB0C333E">
      <w:numFmt w:val="bullet"/>
      <w:lvlText w:val="•"/>
      <w:lvlJc w:val="left"/>
      <w:pPr>
        <w:ind w:left="3732" w:hanging="360"/>
      </w:pPr>
      <w:rPr>
        <w:rFonts w:hint="default"/>
        <w:lang w:val="es-ES" w:eastAsia="en-US" w:bidi="ar-SA"/>
      </w:rPr>
    </w:lvl>
    <w:lvl w:ilvl="4" w:tplc="52A26CE4">
      <w:numFmt w:val="bullet"/>
      <w:lvlText w:val="•"/>
      <w:lvlJc w:val="left"/>
      <w:pPr>
        <w:ind w:left="4696" w:hanging="360"/>
      </w:pPr>
      <w:rPr>
        <w:rFonts w:hint="default"/>
        <w:lang w:val="es-ES" w:eastAsia="en-US" w:bidi="ar-SA"/>
      </w:rPr>
    </w:lvl>
    <w:lvl w:ilvl="5" w:tplc="F192F2CE">
      <w:numFmt w:val="bullet"/>
      <w:lvlText w:val="•"/>
      <w:lvlJc w:val="left"/>
      <w:pPr>
        <w:ind w:left="5660" w:hanging="360"/>
      </w:pPr>
      <w:rPr>
        <w:rFonts w:hint="default"/>
        <w:lang w:val="es-ES" w:eastAsia="en-US" w:bidi="ar-SA"/>
      </w:rPr>
    </w:lvl>
    <w:lvl w:ilvl="6" w:tplc="87DED162">
      <w:numFmt w:val="bullet"/>
      <w:lvlText w:val="•"/>
      <w:lvlJc w:val="left"/>
      <w:pPr>
        <w:ind w:left="6624" w:hanging="360"/>
      </w:pPr>
      <w:rPr>
        <w:rFonts w:hint="default"/>
        <w:lang w:val="es-ES" w:eastAsia="en-US" w:bidi="ar-SA"/>
      </w:rPr>
    </w:lvl>
    <w:lvl w:ilvl="7" w:tplc="3D7AC24A">
      <w:numFmt w:val="bullet"/>
      <w:lvlText w:val="•"/>
      <w:lvlJc w:val="left"/>
      <w:pPr>
        <w:ind w:left="7588" w:hanging="360"/>
      </w:pPr>
      <w:rPr>
        <w:rFonts w:hint="default"/>
        <w:lang w:val="es-ES" w:eastAsia="en-US" w:bidi="ar-SA"/>
      </w:rPr>
    </w:lvl>
    <w:lvl w:ilvl="8" w:tplc="1048F7D8">
      <w:numFmt w:val="bullet"/>
      <w:lvlText w:val="•"/>
      <w:lvlJc w:val="left"/>
      <w:pPr>
        <w:ind w:left="8552" w:hanging="360"/>
      </w:pPr>
      <w:rPr>
        <w:rFonts w:hint="default"/>
        <w:lang w:val="es-ES" w:eastAsia="en-US" w:bidi="ar-SA"/>
      </w:rPr>
    </w:lvl>
  </w:abstractNum>
  <w:abstractNum w:abstractNumId="16" w15:restartNumberingAfterBreak="0">
    <w:nsid w:val="562B7CCE"/>
    <w:multiLevelType w:val="hybridMultilevel"/>
    <w:tmpl w:val="A14E9926"/>
    <w:lvl w:ilvl="0" w:tplc="BE740B38">
      <w:numFmt w:val="bullet"/>
      <w:lvlText w:val="●"/>
      <w:lvlJc w:val="left"/>
      <w:pPr>
        <w:ind w:left="832" w:hanging="360"/>
      </w:pPr>
      <w:rPr>
        <w:rFonts w:ascii="Calibri" w:eastAsia="Calibri" w:hAnsi="Calibri" w:cs="Calibri" w:hint="default"/>
        <w:w w:val="100"/>
        <w:sz w:val="24"/>
        <w:szCs w:val="24"/>
        <w:lang w:val="es-ES" w:eastAsia="en-US" w:bidi="ar-SA"/>
      </w:rPr>
    </w:lvl>
    <w:lvl w:ilvl="1" w:tplc="A7AE71A8">
      <w:numFmt w:val="bullet"/>
      <w:lvlText w:val="•"/>
      <w:lvlJc w:val="left"/>
      <w:pPr>
        <w:ind w:left="1804" w:hanging="360"/>
      </w:pPr>
      <w:rPr>
        <w:rFonts w:hint="default"/>
        <w:lang w:val="es-ES" w:eastAsia="en-US" w:bidi="ar-SA"/>
      </w:rPr>
    </w:lvl>
    <w:lvl w:ilvl="2" w:tplc="B588B33E">
      <w:numFmt w:val="bullet"/>
      <w:lvlText w:val="•"/>
      <w:lvlJc w:val="left"/>
      <w:pPr>
        <w:ind w:left="2768" w:hanging="360"/>
      </w:pPr>
      <w:rPr>
        <w:rFonts w:hint="default"/>
        <w:lang w:val="es-ES" w:eastAsia="en-US" w:bidi="ar-SA"/>
      </w:rPr>
    </w:lvl>
    <w:lvl w:ilvl="3" w:tplc="E22A175E">
      <w:numFmt w:val="bullet"/>
      <w:lvlText w:val="•"/>
      <w:lvlJc w:val="left"/>
      <w:pPr>
        <w:ind w:left="3732" w:hanging="360"/>
      </w:pPr>
      <w:rPr>
        <w:rFonts w:hint="default"/>
        <w:lang w:val="es-ES" w:eastAsia="en-US" w:bidi="ar-SA"/>
      </w:rPr>
    </w:lvl>
    <w:lvl w:ilvl="4" w:tplc="D83AC1F4">
      <w:numFmt w:val="bullet"/>
      <w:lvlText w:val="•"/>
      <w:lvlJc w:val="left"/>
      <w:pPr>
        <w:ind w:left="4696" w:hanging="360"/>
      </w:pPr>
      <w:rPr>
        <w:rFonts w:hint="default"/>
        <w:lang w:val="es-ES" w:eastAsia="en-US" w:bidi="ar-SA"/>
      </w:rPr>
    </w:lvl>
    <w:lvl w:ilvl="5" w:tplc="3A2051E6">
      <w:numFmt w:val="bullet"/>
      <w:lvlText w:val="•"/>
      <w:lvlJc w:val="left"/>
      <w:pPr>
        <w:ind w:left="5660" w:hanging="360"/>
      </w:pPr>
      <w:rPr>
        <w:rFonts w:hint="default"/>
        <w:lang w:val="es-ES" w:eastAsia="en-US" w:bidi="ar-SA"/>
      </w:rPr>
    </w:lvl>
    <w:lvl w:ilvl="6" w:tplc="381E3B5C">
      <w:numFmt w:val="bullet"/>
      <w:lvlText w:val="•"/>
      <w:lvlJc w:val="left"/>
      <w:pPr>
        <w:ind w:left="6624" w:hanging="360"/>
      </w:pPr>
      <w:rPr>
        <w:rFonts w:hint="default"/>
        <w:lang w:val="es-ES" w:eastAsia="en-US" w:bidi="ar-SA"/>
      </w:rPr>
    </w:lvl>
    <w:lvl w:ilvl="7" w:tplc="C2420AD4">
      <w:numFmt w:val="bullet"/>
      <w:lvlText w:val="•"/>
      <w:lvlJc w:val="left"/>
      <w:pPr>
        <w:ind w:left="7588" w:hanging="360"/>
      </w:pPr>
      <w:rPr>
        <w:rFonts w:hint="default"/>
        <w:lang w:val="es-ES" w:eastAsia="en-US" w:bidi="ar-SA"/>
      </w:rPr>
    </w:lvl>
    <w:lvl w:ilvl="8" w:tplc="D4A2C2F0">
      <w:numFmt w:val="bullet"/>
      <w:lvlText w:val="•"/>
      <w:lvlJc w:val="left"/>
      <w:pPr>
        <w:ind w:left="8552" w:hanging="360"/>
      </w:pPr>
      <w:rPr>
        <w:rFonts w:hint="default"/>
        <w:lang w:val="es-ES" w:eastAsia="en-US" w:bidi="ar-SA"/>
      </w:rPr>
    </w:lvl>
  </w:abstractNum>
  <w:abstractNum w:abstractNumId="17" w15:restartNumberingAfterBreak="0">
    <w:nsid w:val="5A010F9D"/>
    <w:multiLevelType w:val="hybridMultilevel"/>
    <w:tmpl w:val="56324B6E"/>
    <w:lvl w:ilvl="0" w:tplc="2A7AFCC4">
      <w:numFmt w:val="bullet"/>
      <w:lvlText w:val="●"/>
      <w:lvlJc w:val="left"/>
      <w:pPr>
        <w:ind w:left="832" w:hanging="360"/>
      </w:pPr>
      <w:rPr>
        <w:rFonts w:ascii="Calibri" w:eastAsia="Calibri" w:hAnsi="Calibri" w:cs="Calibri" w:hint="default"/>
        <w:w w:val="100"/>
        <w:sz w:val="24"/>
        <w:szCs w:val="24"/>
        <w:lang w:val="es-ES" w:eastAsia="en-US" w:bidi="ar-SA"/>
      </w:rPr>
    </w:lvl>
    <w:lvl w:ilvl="1" w:tplc="AAAE5304">
      <w:numFmt w:val="bullet"/>
      <w:lvlText w:val="•"/>
      <w:lvlJc w:val="left"/>
      <w:pPr>
        <w:ind w:left="1804" w:hanging="360"/>
      </w:pPr>
      <w:rPr>
        <w:rFonts w:hint="default"/>
        <w:lang w:val="es-ES" w:eastAsia="en-US" w:bidi="ar-SA"/>
      </w:rPr>
    </w:lvl>
    <w:lvl w:ilvl="2" w:tplc="2E141F70">
      <w:numFmt w:val="bullet"/>
      <w:lvlText w:val="•"/>
      <w:lvlJc w:val="left"/>
      <w:pPr>
        <w:ind w:left="2768" w:hanging="360"/>
      </w:pPr>
      <w:rPr>
        <w:rFonts w:hint="default"/>
        <w:lang w:val="es-ES" w:eastAsia="en-US" w:bidi="ar-SA"/>
      </w:rPr>
    </w:lvl>
    <w:lvl w:ilvl="3" w:tplc="8830442C">
      <w:numFmt w:val="bullet"/>
      <w:lvlText w:val="•"/>
      <w:lvlJc w:val="left"/>
      <w:pPr>
        <w:ind w:left="3732" w:hanging="360"/>
      </w:pPr>
      <w:rPr>
        <w:rFonts w:hint="default"/>
        <w:lang w:val="es-ES" w:eastAsia="en-US" w:bidi="ar-SA"/>
      </w:rPr>
    </w:lvl>
    <w:lvl w:ilvl="4" w:tplc="C8AE6F2C">
      <w:numFmt w:val="bullet"/>
      <w:lvlText w:val="•"/>
      <w:lvlJc w:val="left"/>
      <w:pPr>
        <w:ind w:left="4696" w:hanging="360"/>
      </w:pPr>
      <w:rPr>
        <w:rFonts w:hint="default"/>
        <w:lang w:val="es-ES" w:eastAsia="en-US" w:bidi="ar-SA"/>
      </w:rPr>
    </w:lvl>
    <w:lvl w:ilvl="5" w:tplc="85CC7DEA">
      <w:numFmt w:val="bullet"/>
      <w:lvlText w:val="•"/>
      <w:lvlJc w:val="left"/>
      <w:pPr>
        <w:ind w:left="5660" w:hanging="360"/>
      </w:pPr>
      <w:rPr>
        <w:rFonts w:hint="default"/>
        <w:lang w:val="es-ES" w:eastAsia="en-US" w:bidi="ar-SA"/>
      </w:rPr>
    </w:lvl>
    <w:lvl w:ilvl="6" w:tplc="F670CC1C">
      <w:numFmt w:val="bullet"/>
      <w:lvlText w:val="•"/>
      <w:lvlJc w:val="left"/>
      <w:pPr>
        <w:ind w:left="6624" w:hanging="360"/>
      </w:pPr>
      <w:rPr>
        <w:rFonts w:hint="default"/>
        <w:lang w:val="es-ES" w:eastAsia="en-US" w:bidi="ar-SA"/>
      </w:rPr>
    </w:lvl>
    <w:lvl w:ilvl="7" w:tplc="C3764106">
      <w:numFmt w:val="bullet"/>
      <w:lvlText w:val="•"/>
      <w:lvlJc w:val="left"/>
      <w:pPr>
        <w:ind w:left="7588" w:hanging="360"/>
      </w:pPr>
      <w:rPr>
        <w:rFonts w:hint="default"/>
        <w:lang w:val="es-ES" w:eastAsia="en-US" w:bidi="ar-SA"/>
      </w:rPr>
    </w:lvl>
    <w:lvl w:ilvl="8" w:tplc="E1228B30">
      <w:numFmt w:val="bullet"/>
      <w:lvlText w:val="•"/>
      <w:lvlJc w:val="left"/>
      <w:pPr>
        <w:ind w:left="8552" w:hanging="360"/>
      </w:pPr>
      <w:rPr>
        <w:rFonts w:hint="default"/>
        <w:lang w:val="es-ES" w:eastAsia="en-US" w:bidi="ar-SA"/>
      </w:rPr>
    </w:lvl>
  </w:abstractNum>
  <w:abstractNum w:abstractNumId="18" w15:restartNumberingAfterBreak="0">
    <w:nsid w:val="5C6C66D3"/>
    <w:multiLevelType w:val="multilevel"/>
    <w:tmpl w:val="7DFCBC28"/>
    <w:lvl w:ilvl="0">
      <w:start w:val="3"/>
      <w:numFmt w:val="decimal"/>
      <w:lvlText w:val="%1"/>
      <w:lvlJc w:val="left"/>
      <w:pPr>
        <w:ind w:left="513" w:hanging="401"/>
      </w:pPr>
      <w:rPr>
        <w:rFonts w:hint="default"/>
        <w:lang w:val="es-ES" w:eastAsia="en-US" w:bidi="ar-SA"/>
      </w:rPr>
    </w:lvl>
    <w:lvl w:ilvl="1">
      <w:start w:val="2"/>
      <w:numFmt w:val="decimal"/>
      <w:lvlText w:val="%1.%2"/>
      <w:lvlJc w:val="left"/>
      <w:pPr>
        <w:ind w:left="513" w:hanging="401"/>
      </w:pPr>
      <w:rPr>
        <w:rFonts w:ascii="Arial" w:eastAsia="Arial" w:hAnsi="Arial" w:cs="Arial" w:hint="default"/>
        <w:b/>
        <w:bCs/>
        <w:w w:val="100"/>
        <w:sz w:val="24"/>
        <w:szCs w:val="24"/>
        <w:lang w:val="es-ES" w:eastAsia="en-US" w:bidi="ar-SA"/>
      </w:rPr>
    </w:lvl>
    <w:lvl w:ilvl="2">
      <w:numFmt w:val="bullet"/>
      <w:lvlText w:val="•"/>
      <w:lvlJc w:val="left"/>
      <w:pPr>
        <w:ind w:left="2512" w:hanging="401"/>
      </w:pPr>
      <w:rPr>
        <w:rFonts w:hint="default"/>
        <w:lang w:val="es-ES" w:eastAsia="en-US" w:bidi="ar-SA"/>
      </w:rPr>
    </w:lvl>
    <w:lvl w:ilvl="3">
      <w:numFmt w:val="bullet"/>
      <w:lvlText w:val="•"/>
      <w:lvlJc w:val="left"/>
      <w:pPr>
        <w:ind w:left="3508" w:hanging="401"/>
      </w:pPr>
      <w:rPr>
        <w:rFonts w:hint="default"/>
        <w:lang w:val="es-ES" w:eastAsia="en-US" w:bidi="ar-SA"/>
      </w:rPr>
    </w:lvl>
    <w:lvl w:ilvl="4">
      <w:numFmt w:val="bullet"/>
      <w:lvlText w:val="•"/>
      <w:lvlJc w:val="left"/>
      <w:pPr>
        <w:ind w:left="4504" w:hanging="401"/>
      </w:pPr>
      <w:rPr>
        <w:rFonts w:hint="default"/>
        <w:lang w:val="es-ES" w:eastAsia="en-US" w:bidi="ar-SA"/>
      </w:rPr>
    </w:lvl>
    <w:lvl w:ilvl="5">
      <w:numFmt w:val="bullet"/>
      <w:lvlText w:val="•"/>
      <w:lvlJc w:val="left"/>
      <w:pPr>
        <w:ind w:left="5500" w:hanging="401"/>
      </w:pPr>
      <w:rPr>
        <w:rFonts w:hint="default"/>
        <w:lang w:val="es-ES" w:eastAsia="en-US" w:bidi="ar-SA"/>
      </w:rPr>
    </w:lvl>
    <w:lvl w:ilvl="6">
      <w:numFmt w:val="bullet"/>
      <w:lvlText w:val="•"/>
      <w:lvlJc w:val="left"/>
      <w:pPr>
        <w:ind w:left="6496" w:hanging="401"/>
      </w:pPr>
      <w:rPr>
        <w:rFonts w:hint="default"/>
        <w:lang w:val="es-ES" w:eastAsia="en-US" w:bidi="ar-SA"/>
      </w:rPr>
    </w:lvl>
    <w:lvl w:ilvl="7">
      <w:numFmt w:val="bullet"/>
      <w:lvlText w:val="•"/>
      <w:lvlJc w:val="left"/>
      <w:pPr>
        <w:ind w:left="7492" w:hanging="401"/>
      </w:pPr>
      <w:rPr>
        <w:rFonts w:hint="default"/>
        <w:lang w:val="es-ES" w:eastAsia="en-US" w:bidi="ar-SA"/>
      </w:rPr>
    </w:lvl>
    <w:lvl w:ilvl="8">
      <w:numFmt w:val="bullet"/>
      <w:lvlText w:val="•"/>
      <w:lvlJc w:val="left"/>
      <w:pPr>
        <w:ind w:left="8488" w:hanging="401"/>
      </w:pPr>
      <w:rPr>
        <w:rFonts w:hint="default"/>
        <w:lang w:val="es-ES" w:eastAsia="en-US" w:bidi="ar-SA"/>
      </w:rPr>
    </w:lvl>
  </w:abstractNum>
  <w:abstractNum w:abstractNumId="19" w15:restartNumberingAfterBreak="0">
    <w:nsid w:val="64055B50"/>
    <w:multiLevelType w:val="hybridMultilevel"/>
    <w:tmpl w:val="CCA0B018"/>
    <w:lvl w:ilvl="0" w:tplc="C6B47E74">
      <w:start w:val="30"/>
      <w:numFmt w:val="bullet"/>
      <w:lvlText w:val="-"/>
      <w:lvlJc w:val="left"/>
      <w:pPr>
        <w:ind w:left="1080" w:hanging="360"/>
      </w:pPr>
      <w:rPr>
        <w:rFonts w:ascii="Arial MT" w:eastAsia="Arial" w:hAnsi="Arial MT"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784D79B5"/>
    <w:multiLevelType w:val="hybridMultilevel"/>
    <w:tmpl w:val="DD9C57F6"/>
    <w:lvl w:ilvl="0" w:tplc="FF8C4CF6">
      <w:start w:val="1"/>
      <w:numFmt w:val="lowerLetter"/>
      <w:lvlText w:val="%1)"/>
      <w:lvlJc w:val="left"/>
      <w:pPr>
        <w:ind w:left="832" w:hanging="360"/>
      </w:pPr>
      <w:rPr>
        <w:rFonts w:ascii="Arial" w:eastAsia="Arial" w:hAnsi="Arial" w:cs="Arial" w:hint="default"/>
        <w:b/>
        <w:bCs/>
        <w:w w:val="100"/>
        <w:sz w:val="24"/>
        <w:szCs w:val="24"/>
        <w:lang w:val="es-ES" w:eastAsia="en-US" w:bidi="ar-SA"/>
      </w:rPr>
    </w:lvl>
    <w:lvl w:ilvl="1" w:tplc="D6B444F8">
      <w:numFmt w:val="bullet"/>
      <w:lvlText w:val="•"/>
      <w:lvlJc w:val="left"/>
      <w:pPr>
        <w:ind w:left="1804" w:hanging="360"/>
      </w:pPr>
      <w:rPr>
        <w:rFonts w:hint="default"/>
        <w:lang w:val="es-ES" w:eastAsia="en-US" w:bidi="ar-SA"/>
      </w:rPr>
    </w:lvl>
    <w:lvl w:ilvl="2" w:tplc="6FFC82A8">
      <w:numFmt w:val="bullet"/>
      <w:lvlText w:val="•"/>
      <w:lvlJc w:val="left"/>
      <w:pPr>
        <w:ind w:left="2768" w:hanging="360"/>
      </w:pPr>
      <w:rPr>
        <w:rFonts w:hint="default"/>
        <w:lang w:val="es-ES" w:eastAsia="en-US" w:bidi="ar-SA"/>
      </w:rPr>
    </w:lvl>
    <w:lvl w:ilvl="3" w:tplc="D1369B6E">
      <w:numFmt w:val="bullet"/>
      <w:lvlText w:val="•"/>
      <w:lvlJc w:val="left"/>
      <w:pPr>
        <w:ind w:left="3732" w:hanging="360"/>
      </w:pPr>
      <w:rPr>
        <w:rFonts w:hint="default"/>
        <w:lang w:val="es-ES" w:eastAsia="en-US" w:bidi="ar-SA"/>
      </w:rPr>
    </w:lvl>
    <w:lvl w:ilvl="4" w:tplc="36F498DE">
      <w:numFmt w:val="bullet"/>
      <w:lvlText w:val="•"/>
      <w:lvlJc w:val="left"/>
      <w:pPr>
        <w:ind w:left="4696" w:hanging="360"/>
      </w:pPr>
      <w:rPr>
        <w:rFonts w:hint="default"/>
        <w:lang w:val="es-ES" w:eastAsia="en-US" w:bidi="ar-SA"/>
      </w:rPr>
    </w:lvl>
    <w:lvl w:ilvl="5" w:tplc="015A19B0">
      <w:numFmt w:val="bullet"/>
      <w:lvlText w:val="•"/>
      <w:lvlJc w:val="left"/>
      <w:pPr>
        <w:ind w:left="5660" w:hanging="360"/>
      </w:pPr>
      <w:rPr>
        <w:rFonts w:hint="default"/>
        <w:lang w:val="es-ES" w:eastAsia="en-US" w:bidi="ar-SA"/>
      </w:rPr>
    </w:lvl>
    <w:lvl w:ilvl="6" w:tplc="C9D48164">
      <w:numFmt w:val="bullet"/>
      <w:lvlText w:val="•"/>
      <w:lvlJc w:val="left"/>
      <w:pPr>
        <w:ind w:left="6624" w:hanging="360"/>
      </w:pPr>
      <w:rPr>
        <w:rFonts w:hint="default"/>
        <w:lang w:val="es-ES" w:eastAsia="en-US" w:bidi="ar-SA"/>
      </w:rPr>
    </w:lvl>
    <w:lvl w:ilvl="7" w:tplc="3DA07D02">
      <w:numFmt w:val="bullet"/>
      <w:lvlText w:val="•"/>
      <w:lvlJc w:val="left"/>
      <w:pPr>
        <w:ind w:left="7588" w:hanging="360"/>
      </w:pPr>
      <w:rPr>
        <w:rFonts w:hint="default"/>
        <w:lang w:val="es-ES" w:eastAsia="en-US" w:bidi="ar-SA"/>
      </w:rPr>
    </w:lvl>
    <w:lvl w:ilvl="8" w:tplc="55201752">
      <w:numFmt w:val="bullet"/>
      <w:lvlText w:val="•"/>
      <w:lvlJc w:val="left"/>
      <w:pPr>
        <w:ind w:left="8552" w:hanging="360"/>
      </w:pPr>
      <w:rPr>
        <w:rFonts w:hint="default"/>
        <w:lang w:val="es-ES" w:eastAsia="en-US" w:bidi="ar-SA"/>
      </w:rPr>
    </w:lvl>
  </w:abstractNum>
  <w:abstractNum w:abstractNumId="21" w15:restartNumberingAfterBreak="0">
    <w:nsid w:val="78534D0D"/>
    <w:multiLevelType w:val="hybridMultilevel"/>
    <w:tmpl w:val="61100A84"/>
    <w:lvl w:ilvl="0" w:tplc="CEA0471E">
      <w:start w:val="1"/>
      <w:numFmt w:val="upperRoman"/>
      <w:lvlText w:val="%1."/>
      <w:lvlJc w:val="left"/>
      <w:pPr>
        <w:ind w:left="112" w:hanging="216"/>
      </w:pPr>
      <w:rPr>
        <w:rFonts w:ascii="Arial" w:eastAsia="Arial" w:hAnsi="Arial" w:cs="Arial" w:hint="default"/>
        <w:i/>
        <w:iCs/>
        <w:w w:val="100"/>
        <w:sz w:val="24"/>
        <w:szCs w:val="24"/>
        <w:lang w:val="es-ES" w:eastAsia="en-US" w:bidi="ar-SA"/>
      </w:rPr>
    </w:lvl>
    <w:lvl w:ilvl="1" w:tplc="DF80EBBA">
      <w:numFmt w:val="bullet"/>
      <w:lvlText w:val="•"/>
      <w:lvlJc w:val="left"/>
      <w:pPr>
        <w:ind w:left="1156" w:hanging="216"/>
      </w:pPr>
      <w:rPr>
        <w:rFonts w:hint="default"/>
        <w:lang w:val="es-ES" w:eastAsia="en-US" w:bidi="ar-SA"/>
      </w:rPr>
    </w:lvl>
    <w:lvl w:ilvl="2" w:tplc="ED6830CE">
      <w:numFmt w:val="bullet"/>
      <w:lvlText w:val="•"/>
      <w:lvlJc w:val="left"/>
      <w:pPr>
        <w:ind w:left="2192" w:hanging="216"/>
      </w:pPr>
      <w:rPr>
        <w:rFonts w:hint="default"/>
        <w:lang w:val="es-ES" w:eastAsia="en-US" w:bidi="ar-SA"/>
      </w:rPr>
    </w:lvl>
    <w:lvl w:ilvl="3" w:tplc="A198D9E6">
      <w:numFmt w:val="bullet"/>
      <w:lvlText w:val="•"/>
      <w:lvlJc w:val="left"/>
      <w:pPr>
        <w:ind w:left="3228" w:hanging="216"/>
      </w:pPr>
      <w:rPr>
        <w:rFonts w:hint="default"/>
        <w:lang w:val="es-ES" w:eastAsia="en-US" w:bidi="ar-SA"/>
      </w:rPr>
    </w:lvl>
    <w:lvl w:ilvl="4" w:tplc="F6A26534">
      <w:numFmt w:val="bullet"/>
      <w:lvlText w:val="•"/>
      <w:lvlJc w:val="left"/>
      <w:pPr>
        <w:ind w:left="4264" w:hanging="216"/>
      </w:pPr>
      <w:rPr>
        <w:rFonts w:hint="default"/>
        <w:lang w:val="es-ES" w:eastAsia="en-US" w:bidi="ar-SA"/>
      </w:rPr>
    </w:lvl>
    <w:lvl w:ilvl="5" w:tplc="F3662094">
      <w:numFmt w:val="bullet"/>
      <w:lvlText w:val="•"/>
      <w:lvlJc w:val="left"/>
      <w:pPr>
        <w:ind w:left="5300" w:hanging="216"/>
      </w:pPr>
      <w:rPr>
        <w:rFonts w:hint="default"/>
        <w:lang w:val="es-ES" w:eastAsia="en-US" w:bidi="ar-SA"/>
      </w:rPr>
    </w:lvl>
    <w:lvl w:ilvl="6" w:tplc="1A92C712">
      <w:numFmt w:val="bullet"/>
      <w:lvlText w:val="•"/>
      <w:lvlJc w:val="left"/>
      <w:pPr>
        <w:ind w:left="6336" w:hanging="216"/>
      </w:pPr>
      <w:rPr>
        <w:rFonts w:hint="default"/>
        <w:lang w:val="es-ES" w:eastAsia="en-US" w:bidi="ar-SA"/>
      </w:rPr>
    </w:lvl>
    <w:lvl w:ilvl="7" w:tplc="7E9CB01E">
      <w:numFmt w:val="bullet"/>
      <w:lvlText w:val="•"/>
      <w:lvlJc w:val="left"/>
      <w:pPr>
        <w:ind w:left="7372" w:hanging="216"/>
      </w:pPr>
      <w:rPr>
        <w:rFonts w:hint="default"/>
        <w:lang w:val="es-ES" w:eastAsia="en-US" w:bidi="ar-SA"/>
      </w:rPr>
    </w:lvl>
    <w:lvl w:ilvl="8" w:tplc="0B90DD8E">
      <w:numFmt w:val="bullet"/>
      <w:lvlText w:val="•"/>
      <w:lvlJc w:val="left"/>
      <w:pPr>
        <w:ind w:left="8408" w:hanging="216"/>
      </w:pPr>
      <w:rPr>
        <w:rFonts w:hint="default"/>
        <w:lang w:val="es-ES" w:eastAsia="en-US" w:bidi="ar-SA"/>
      </w:rPr>
    </w:lvl>
  </w:abstractNum>
  <w:num w:numId="1" w16cid:durableId="270287214">
    <w:abstractNumId w:val="16"/>
  </w:num>
  <w:num w:numId="2" w16cid:durableId="171264120">
    <w:abstractNumId w:val="20"/>
  </w:num>
  <w:num w:numId="3" w16cid:durableId="1145203630">
    <w:abstractNumId w:val="1"/>
  </w:num>
  <w:num w:numId="4" w16cid:durableId="1898469126">
    <w:abstractNumId w:val="13"/>
  </w:num>
  <w:num w:numId="5" w16cid:durableId="149636824">
    <w:abstractNumId w:val="12"/>
  </w:num>
  <w:num w:numId="6" w16cid:durableId="1145122997">
    <w:abstractNumId w:val="2"/>
  </w:num>
  <w:num w:numId="7" w16cid:durableId="1301108390">
    <w:abstractNumId w:val="8"/>
  </w:num>
  <w:num w:numId="8" w16cid:durableId="1321537346">
    <w:abstractNumId w:val="11"/>
  </w:num>
  <w:num w:numId="9" w16cid:durableId="1788887427">
    <w:abstractNumId w:val="15"/>
  </w:num>
  <w:num w:numId="10" w16cid:durableId="783966336">
    <w:abstractNumId w:val="17"/>
  </w:num>
  <w:num w:numId="11" w16cid:durableId="1413699065">
    <w:abstractNumId w:val="4"/>
  </w:num>
  <w:num w:numId="12" w16cid:durableId="1772359889">
    <w:abstractNumId w:val="10"/>
  </w:num>
  <w:num w:numId="13" w16cid:durableId="1218128284">
    <w:abstractNumId w:val="9"/>
  </w:num>
  <w:num w:numId="14" w16cid:durableId="1676031152">
    <w:abstractNumId w:val="6"/>
  </w:num>
  <w:num w:numId="15" w16cid:durableId="938561659">
    <w:abstractNumId w:val="21"/>
  </w:num>
  <w:num w:numId="16" w16cid:durableId="2026780934">
    <w:abstractNumId w:val="3"/>
  </w:num>
  <w:num w:numId="17" w16cid:durableId="1574117944">
    <w:abstractNumId w:val="7"/>
  </w:num>
  <w:num w:numId="18" w16cid:durableId="2108189292">
    <w:abstractNumId w:val="18"/>
  </w:num>
  <w:num w:numId="19" w16cid:durableId="1779595791">
    <w:abstractNumId w:val="14"/>
  </w:num>
  <w:num w:numId="20" w16cid:durableId="1281566755">
    <w:abstractNumId w:val="5"/>
  </w:num>
  <w:num w:numId="21" w16cid:durableId="1933273880">
    <w:abstractNumId w:val="0"/>
  </w:num>
  <w:num w:numId="22" w16cid:durableId="78435332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nvitado">
    <w15:presenceInfo w15:providerId="None" w15:userId="Invita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426"/>
    <w:rsid w:val="000012A3"/>
    <w:rsid w:val="00036D2E"/>
    <w:rsid w:val="000450D7"/>
    <w:rsid w:val="00050F3E"/>
    <w:rsid w:val="00063E34"/>
    <w:rsid w:val="000717A4"/>
    <w:rsid w:val="00080E8E"/>
    <w:rsid w:val="000E4352"/>
    <w:rsid w:val="00112E05"/>
    <w:rsid w:val="00115592"/>
    <w:rsid w:val="0012733A"/>
    <w:rsid w:val="001723CE"/>
    <w:rsid w:val="001803DF"/>
    <w:rsid w:val="001949BF"/>
    <w:rsid w:val="001C643D"/>
    <w:rsid w:val="0020545A"/>
    <w:rsid w:val="0020766E"/>
    <w:rsid w:val="00225872"/>
    <w:rsid w:val="00255814"/>
    <w:rsid w:val="00274BE3"/>
    <w:rsid w:val="002E2287"/>
    <w:rsid w:val="00304C0C"/>
    <w:rsid w:val="0031131A"/>
    <w:rsid w:val="003530A1"/>
    <w:rsid w:val="00356A9C"/>
    <w:rsid w:val="00356E33"/>
    <w:rsid w:val="00371312"/>
    <w:rsid w:val="00393A9C"/>
    <w:rsid w:val="003D470C"/>
    <w:rsid w:val="003F58B4"/>
    <w:rsid w:val="003F5C28"/>
    <w:rsid w:val="003F6ADC"/>
    <w:rsid w:val="0040349E"/>
    <w:rsid w:val="00407BE8"/>
    <w:rsid w:val="00410957"/>
    <w:rsid w:val="004302B0"/>
    <w:rsid w:val="00433F54"/>
    <w:rsid w:val="004620FA"/>
    <w:rsid w:val="0047002F"/>
    <w:rsid w:val="00483446"/>
    <w:rsid w:val="004C3EB3"/>
    <w:rsid w:val="004E133A"/>
    <w:rsid w:val="00545596"/>
    <w:rsid w:val="00561E2C"/>
    <w:rsid w:val="00565FB0"/>
    <w:rsid w:val="005C5807"/>
    <w:rsid w:val="005D6684"/>
    <w:rsid w:val="005E52EF"/>
    <w:rsid w:val="006133F3"/>
    <w:rsid w:val="006309A8"/>
    <w:rsid w:val="006423F1"/>
    <w:rsid w:val="006548CB"/>
    <w:rsid w:val="00681A40"/>
    <w:rsid w:val="00684F27"/>
    <w:rsid w:val="006874B1"/>
    <w:rsid w:val="006E011D"/>
    <w:rsid w:val="00707D58"/>
    <w:rsid w:val="007414D5"/>
    <w:rsid w:val="00756D6E"/>
    <w:rsid w:val="007574F1"/>
    <w:rsid w:val="00761518"/>
    <w:rsid w:val="00767680"/>
    <w:rsid w:val="00782B20"/>
    <w:rsid w:val="007A1057"/>
    <w:rsid w:val="007D3BF5"/>
    <w:rsid w:val="007F4EBE"/>
    <w:rsid w:val="00801E4A"/>
    <w:rsid w:val="0081365A"/>
    <w:rsid w:val="00881B66"/>
    <w:rsid w:val="008A24A9"/>
    <w:rsid w:val="008C4FEF"/>
    <w:rsid w:val="008F73EB"/>
    <w:rsid w:val="00916B0B"/>
    <w:rsid w:val="00916BC5"/>
    <w:rsid w:val="009311ED"/>
    <w:rsid w:val="0093243E"/>
    <w:rsid w:val="0094377E"/>
    <w:rsid w:val="00961E51"/>
    <w:rsid w:val="0097119C"/>
    <w:rsid w:val="00990E35"/>
    <w:rsid w:val="009B193D"/>
    <w:rsid w:val="00A31997"/>
    <w:rsid w:val="00A401BD"/>
    <w:rsid w:val="00A52422"/>
    <w:rsid w:val="00A924EA"/>
    <w:rsid w:val="00AF2178"/>
    <w:rsid w:val="00B15A22"/>
    <w:rsid w:val="00B3174D"/>
    <w:rsid w:val="00B84526"/>
    <w:rsid w:val="00B9050E"/>
    <w:rsid w:val="00BD1F8C"/>
    <w:rsid w:val="00BD4CE6"/>
    <w:rsid w:val="00C029D7"/>
    <w:rsid w:val="00C60850"/>
    <w:rsid w:val="00C8004D"/>
    <w:rsid w:val="00C87BD0"/>
    <w:rsid w:val="00CA549D"/>
    <w:rsid w:val="00CB37AD"/>
    <w:rsid w:val="00CD5A62"/>
    <w:rsid w:val="00D0136E"/>
    <w:rsid w:val="00D41945"/>
    <w:rsid w:val="00D4668E"/>
    <w:rsid w:val="00DA067E"/>
    <w:rsid w:val="00DA6DBE"/>
    <w:rsid w:val="00DD02C5"/>
    <w:rsid w:val="00E0621D"/>
    <w:rsid w:val="00E1548A"/>
    <w:rsid w:val="00EC2548"/>
    <w:rsid w:val="00EC5797"/>
    <w:rsid w:val="00ED5B36"/>
    <w:rsid w:val="00EF0426"/>
    <w:rsid w:val="00F012F3"/>
    <w:rsid w:val="00F34B74"/>
    <w:rsid w:val="00F37E5B"/>
    <w:rsid w:val="00F865BB"/>
    <w:rsid w:val="00FB14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8D3C0"/>
  <w15:docId w15:val="{EAC8F99C-D3E4-45D2-A982-19C340A7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832" w:hanging="361"/>
      <w:outlineLvl w:val="0"/>
    </w:pPr>
    <w:rPr>
      <w:rFonts w:ascii="Arial" w:eastAsia="Arial" w:hAnsi="Arial" w:cs="Arial"/>
      <w:b/>
      <w:bCs/>
      <w:sz w:val="24"/>
      <w:szCs w:val="24"/>
    </w:rPr>
  </w:style>
  <w:style w:type="paragraph" w:styleId="Ttulo2">
    <w:name w:val="heading 2"/>
    <w:basedOn w:val="Normal"/>
    <w:uiPriority w:val="1"/>
    <w:qFormat/>
    <w:pPr>
      <w:ind w:left="112" w:hanging="361"/>
      <w:outlineLvl w:val="1"/>
    </w:pPr>
    <w:rPr>
      <w:rFonts w:ascii="Arial" w:eastAsia="Arial" w:hAnsi="Arial" w:cs="Arial"/>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32" w:hanging="361"/>
    </w:pPr>
    <w:rPr>
      <w:rFonts w:ascii="Arial" w:eastAsia="Arial" w:hAnsi="Arial" w:cs="Arial"/>
    </w:rPr>
  </w:style>
  <w:style w:type="paragraph" w:customStyle="1" w:styleId="TableParagraph">
    <w:name w:val="Table Paragraph"/>
    <w:basedOn w:val="Normal"/>
    <w:uiPriority w:val="1"/>
    <w:qFormat/>
  </w:style>
  <w:style w:type="paragraph" w:styleId="Revisin">
    <w:name w:val="Revision"/>
    <w:hidden/>
    <w:uiPriority w:val="99"/>
    <w:semiHidden/>
    <w:rsid w:val="00255814"/>
    <w:pPr>
      <w:widowControl/>
      <w:autoSpaceDE/>
      <w:autoSpaceDN/>
    </w:pPr>
    <w:rPr>
      <w:rFonts w:ascii="Arial MT" w:eastAsia="Arial MT" w:hAnsi="Arial MT" w:cs="Arial MT"/>
      <w:lang w:val="es-ES"/>
    </w:rPr>
  </w:style>
  <w:style w:type="paragraph" w:styleId="Encabezado">
    <w:name w:val="header"/>
    <w:basedOn w:val="Normal"/>
    <w:link w:val="EncabezadoCar"/>
    <w:uiPriority w:val="99"/>
    <w:unhideWhenUsed/>
    <w:rsid w:val="00D41945"/>
    <w:pPr>
      <w:tabs>
        <w:tab w:val="center" w:pos="4419"/>
        <w:tab w:val="right" w:pos="8838"/>
      </w:tabs>
    </w:pPr>
  </w:style>
  <w:style w:type="character" w:customStyle="1" w:styleId="EncabezadoCar">
    <w:name w:val="Encabezado Car"/>
    <w:basedOn w:val="Fuentedeprrafopredeter"/>
    <w:link w:val="Encabezado"/>
    <w:uiPriority w:val="99"/>
    <w:rsid w:val="00D41945"/>
    <w:rPr>
      <w:rFonts w:ascii="Arial MT" w:eastAsia="Arial MT" w:hAnsi="Arial MT" w:cs="Arial MT"/>
      <w:lang w:val="es-ES"/>
    </w:rPr>
  </w:style>
  <w:style w:type="paragraph" w:styleId="Piedepgina">
    <w:name w:val="footer"/>
    <w:basedOn w:val="Normal"/>
    <w:link w:val="PiedepginaCar"/>
    <w:uiPriority w:val="99"/>
    <w:unhideWhenUsed/>
    <w:rsid w:val="00D41945"/>
    <w:pPr>
      <w:tabs>
        <w:tab w:val="center" w:pos="4419"/>
        <w:tab w:val="right" w:pos="8838"/>
      </w:tabs>
    </w:pPr>
  </w:style>
  <w:style w:type="character" w:customStyle="1" w:styleId="PiedepginaCar">
    <w:name w:val="Pie de página Car"/>
    <w:basedOn w:val="Fuentedeprrafopredeter"/>
    <w:link w:val="Piedepgina"/>
    <w:uiPriority w:val="99"/>
    <w:rsid w:val="00D41945"/>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5866</Words>
  <Characters>32266</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Microsoft Word - PROTOCOLO ACTUALIZADO 07-12-22.docx</vt:lpstr>
    </vt:vector>
  </TitlesOfParts>
  <Company/>
  <LinksUpToDate>false</LinksUpToDate>
  <CharactersWithSpaces>38056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PROTOCOLO ACTUALIZADO 07-12-22.docx</dc:title>
  <dc:creator>Janet</dc:creator>
  <cp:lastModifiedBy>MasterCom2023</cp:lastModifiedBy>
  <cp:revision>2</cp:revision>
  <dcterms:created xsi:type="dcterms:W3CDTF">2023-02-16T16:57:00Z</dcterms:created>
  <dcterms:modified xsi:type="dcterms:W3CDTF">2023-02-16T16:57:00Z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2022-12-09T00:00:00Z</vt:filetime>
  </property>
  <property fmtid="{D5CDD505-2E9C-101B-9397-08002B2CF9AE}" pid="3" name="Creator">
    <vt:lpwstr>Word</vt:lpwstr>
  </property>
  <property fmtid="{D5CDD505-2E9C-101B-9397-08002B2CF9AE}" pid="4" name="LastSaved">
    <vt:filetime>2022-12-13T00:00:00Z</vt:filetime>
  </property>
</Properties>
</file>